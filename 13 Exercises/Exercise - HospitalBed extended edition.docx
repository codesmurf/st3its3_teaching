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5553" w14:textId="7BC38CA1" w:rsidR="00E660D7" w:rsidRDefault="00F93186" w:rsidP="00292ACD">
      <w:pPr>
        <w:rPr>
          <w:b/>
          <w:lang w:val="en-US"/>
        </w:rPr>
      </w:pPr>
      <w:r w:rsidRPr="002255D2">
        <w:rPr>
          <w:b/>
          <w:lang w:val="en-US"/>
        </w:rPr>
        <w:t xml:space="preserve">Exercise: </w:t>
      </w:r>
      <w:r w:rsidR="00AB6ED4">
        <w:rPr>
          <w:b/>
          <w:lang w:val="en-US"/>
        </w:rPr>
        <w:t xml:space="preserve">Hospital Bed, </w:t>
      </w:r>
      <w:r w:rsidR="004169DE">
        <w:rPr>
          <w:b/>
          <w:lang w:val="en-US"/>
        </w:rPr>
        <w:t>extended edition</w:t>
      </w:r>
    </w:p>
    <w:p w14:paraId="56AF23B9" w14:textId="77777777" w:rsidR="00292ACD" w:rsidRDefault="00292ACD" w:rsidP="00292ACD">
      <w:pPr>
        <w:rPr>
          <w:lang w:val="en-US"/>
        </w:rPr>
      </w:pPr>
    </w:p>
    <w:p w14:paraId="17FA507E" w14:textId="50F38867" w:rsidR="00920B86" w:rsidRDefault="00A37871" w:rsidP="00292ACD">
      <w:pPr>
        <w:rPr>
          <w:lang w:val="en-US"/>
        </w:rPr>
      </w:pPr>
      <w:r>
        <w:rPr>
          <w:lang w:val="en-US"/>
        </w:rPr>
        <w:t>In these</w:t>
      </w:r>
      <w:r w:rsidR="00920B86">
        <w:rPr>
          <w:lang w:val="en-US"/>
        </w:rPr>
        <w:t xml:space="preserve"> exercise</w:t>
      </w:r>
      <w:r>
        <w:rPr>
          <w:lang w:val="en-US"/>
        </w:rPr>
        <w:t>s</w:t>
      </w:r>
      <w:r w:rsidR="00920B86">
        <w:rPr>
          <w:lang w:val="en-US"/>
        </w:rPr>
        <w:t>, you will work with C# threads</w:t>
      </w:r>
      <w:r w:rsidR="001E02F2">
        <w:rPr>
          <w:lang w:val="en-US"/>
        </w:rPr>
        <w:t xml:space="preserve">, </w:t>
      </w:r>
      <w:r w:rsidR="00AB6ED4">
        <w:rPr>
          <w:lang w:val="en-US"/>
        </w:rPr>
        <w:t>the producer – consumer design</w:t>
      </w:r>
      <w:r w:rsidR="001E02F2">
        <w:rPr>
          <w:lang w:val="en-US"/>
        </w:rPr>
        <w:t xml:space="preserve"> pattern, </w:t>
      </w:r>
      <w:proofErr w:type="spellStart"/>
      <w:r w:rsidR="001E02F2">
        <w:rPr>
          <w:lang w:val="en-US"/>
        </w:rPr>
        <w:t>GoF</w:t>
      </w:r>
      <w:proofErr w:type="spellEnd"/>
      <w:r w:rsidR="001E02F2">
        <w:rPr>
          <w:lang w:val="en-US"/>
        </w:rPr>
        <w:t xml:space="preserve"> Strategy, </w:t>
      </w:r>
      <w:proofErr w:type="spellStart"/>
      <w:r w:rsidR="001E02F2">
        <w:rPr>
          <w:lang w:val="en-US"/>
        </w:rPr>
        <w:t>GoF</w:t>
      </w:r>
      <w:proofErr w:type="spellEnd"/>
      <w:r w:rsidR="001E02F2">
        <w:rPr>
          <w:lang w:val="en-US"/>
        </w:rPr>
        <w:t xml:space="preserve"> Observer and unit tests</w:t>
      </w:r>
      <w:r w:rsidR="00920B86">
        <w:rPr>
          <w:lang w:val="en-US"/>
        </w:rPr>
        <w:t>.</w:t>
      </w:r>
    </w:p>
    <w:p w14:paraId="78EEB4E8" w14:textId="77777777" w:rsidR="001979E3" w:rsidRDefault="001979E3" w:rsidP="001979E3">
      <w:pPr>
        <w:pBdr>
          <w:bottom w:val="single" w:sz="6" w:space="1" w:color="auto"/>
        </w:pBdr>
        <w:rPr>
          <w:lang w:val="en-US"/>
        </w:rPr>
      </w:pPr>
    </w:p>
    <w:p w14:paraId="789F1EE4" w14:textId="77777777" w:rsidR="001979E3" w:rsidRDefault="001979E3" w:rsidP="001979E3">
      <w:pPr>
        <w:rPr>
          <w:lang w:val="en-US"/>
        </w:rPr>
      </w:pPr>
    </w:p>
    <w:p w14:paraId="0B70FF5A" w14:textId="77777777" w:rsidR="00AB6ED4" w:rsidRDefault="00AB6ED4" w:rsidP="001979E3">
      <w:pPr>
        <w:rPr>
          <w:lang w:val="en-US"/>
        </w:rPr>
      </w:pPr>
      <w:r>
        <w:rPr>
          <w:lang w:val="en-US"/>
        </w:rPr>
        <w:t>Your job is to design and implement software for a hospital bed.</w:t>
      </w:r>
    </w:p>
    <w:p w14:paraId="0900D02D" w14:textId="77777777" w:rsidR="00AB6ED4" w:rsidRDefault="00AB6ED4" w:rsidP="001979E3">
      <w:pPr>
        <w:rPr>
          <w:lang w:val="en-US"/>
        </w:rPr>
      </w:pPr>
    </w:p>
    <w:p w14:paraId="7F3F15D3" w14:textId="77777777" w:rsidR="00AB6ED4" w:rsidRDefault="00AB6ED4" w:rsidP="001979E3">
      <w:pPr>
        <w:rPr>
          <w:lang w:val="en-US"/>
        </w:rPr>
      </w:pPr>
      <w:r>
        <w:rPr>
          <w:lang w:val="en-US"/>
        </w:rPr>
        <w:t>The caretakers at the hospital have trouble with patients leaving their beds, when they are not supposed to.</w:t>
      </w:r>
    </w:p>
    <w:p w14:paraId="32354ACC" w14:textId="77777777" w:rsidR="00AB6ED4" w:rsidRDefault="00AB6ED4" w:rsidP="001979E3">
      <w:pPr>
        <w:rPr>
          <w:lang w:val="en-US"/>
        </w:rPr>
      </w:pPr>
      <w:r>
        <w:rPr>
          <w:lang w:val="en-US"/>
        </w:rPr>
        <w:t xml:space="preserve">The hospital has hired </w:t>
      </w:r>
      <w:r w:rsidRPr="007458D0">
        <w:rPr>
          <w:i/>
          <w:lang w:val="en-US"/>
        </w:rPr>
        <w:t>you</w:t>
      </w:r>
      <w:r>
        <w:rPr>
          <w:lang w:val="en-US"/>
        </w:rPr>
        <w:t>, a brilliant young en</w:t>
      </w:r>
      <w:r w:rsidR="007458D0">
        <w:rPr>
          <w:lang w:val="en-US"/>
        </w:rPr>
        <w:t>gineer, to solve their problem.</w:t>
      </w:r>
    </w:p>
    <w:p w14:paraId="4183336D" w14:textId="77777777" w:rsidR="007458D0" w:rsidRDefault="007458D0" w:rsidP="001979E3">
      <w:pPr>
        <w:rPr>
          <w:lang w:val="en-US"/>
        </w:rPr>
      </w:pPr>
      <w:r>
        <w:rPr>
          <w:lang w:val="en-US"/>
        </w:rPr>
        <w:t xml:space="preserve">You came up with a solution: </w:t>
      </w:r>
    </w:p>
    <w:p w14:paraId="6158A2BB" w14:textId="77777777" w:rsidR="007458D0" w:rsidRDefault="007458D0" w:rsidP="007458D0">
      <w:pPr>
        <w:ind w:left="1304"/>
        <w:rPr>
          <w:lang w:val="en-US"/>
        </w:rPr>
      </w:pPr>
      <w:r>
        <w:rPr>
          <w:lang w:val="en-US"/>
        </w:rPr>
        <w:t xml:space="preserve">Install a presence sensor and a buzzer in the beds. </w:t>
      </w:r>
    </w:p>
    <w:p w14:paraId="2067BA60" w14:textId="77777777" w:rsidR="007458D0" w:rsidRDefault="007458D0" w:rsidP="007458D0">
      <w:pPr>
        <w:ind w:left="1304"/>
        <w:rPr>
          <w:lang w:val="en-US"/>
        </w:rPr>
      </w:pPr>
      <w:r>
        <w:rPr>
          <w:lang w:val="en-US"/>
        </w:rPr>
        <w:t>If the presence sensor detects, that there is no patient in the bed, alarm the caretakers using the buzzer.</w:t>
      </w:r>
    </w:p>
    <w:p w14:paraId="4665B191" w14:textId="77777777" w:rsidR="001979E3" w:rsidRDefault="001979E3" w:rsidP="001979E3">
      <w:pPr>
        <w:pBdr>
          <w:bottom w:val="single" w:sz="6" w:space="1" w:color="auto"/>
        </w:pBdr>
        <w:rPr>
          <w:lang w:val="en-US"/>
        </w:rPr>
      </w:pPr>
    </w:p>
    <w:p w14:paraId="4659E676" w14:textId="77777777" w:rsidR="001979E3" w:rsidRDefault="001979E3" w:rsidP="001979E3">
      <w:pPr>
        <w:rPr>
          <w:lang w:val="en-US"/>
        </w:rPr>
      </w:pPr>
    </w:p>
    <w:p w14:paraId="01EB0E18" w14:textId="77777777" w:rsidR="002B2485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1:</w:t>
      </w:r>
    </w:p>
    <w:p w14:paraId="31885E4D" w14:textId="77777777" w:rsidR="0022302D" w:rsidRDefault="007458D0" w:rsidP="002B2485">
      <w:pPr>
        <w:rPr>
          <w:lang w:val="en-US"/>
        </w:rPr>
      </w:pPr>
      <w:r>
        <w:rPr>
          <w:lang w:val="en-US"/>
        </w:rPr>
        <w:t xml:space="preserve">Design the software to use for the bed. </w:t>
      </w:r>
    </w:p>
    <w:p w14:paraId="57967090" w14:textId="77777777" w:rsidR="008D33E0" w:rsidRDefault="007458D0" w:rsidP="002B2485">
      <w:pPr>
        <w:rPr>
          <w:lang w:val="en-US"/>
        </w:rPr>
      </w:pPr>
      <w:r>
        <w:rPr>
          <w:lang w:val="en-US"/>
        </w:rPr>
        <w:t>Create a UML class diagram and any other diagrams, you find relevant for the design.</w:t>
      </w:r>
    </w:p>
    <w:p w14:paraId="416924D2" w14:textId="77777777" w:rsidR="007458D0" w:rsidRDefault="007458D0" w:rsidP="002B2485">
      <w:pPr>
        <w:rPr>
          <w:lang w:val="en-US"/>
        </w:rPr>
      </w:pPr>
      <w:r>
        <w:rPr>
          <w:lang w:val="en-US"/>
        </w:rPr>
        <w:t>Explain your design to one or two of your fellow students.</w:t>
      </w:r>
    </w:p>
    <w:p w14:paraId="79B66454" w14:textId="77777777" w:rsidR="007458D0" w:rsidRDefault="007458D0" w:rsidP="002B2485">
      <w:pPr>
        <w:rPr>
          <w:lang w:val="en-US"/>
        </w:rPr>
      </w:pPr>
    </w:p>
    <w:p w14:paraId="6533D4C3" w14:textId="77777777" w:rsidR="007458D0" w:rsidRPr="00781A23" w:rsidRDefault="007458D0" w:rsidP="002B2485">
      <w:pPr>
        <w:rPr>
          <w:b/>
          <w:lang w:val="en-US"/>
        </w:rPr>
      </w:pPr>
      <w:r w:rsidRPr="00781A23">
        <w:rPr>
          <w:b/>
          <w:lang w:val="en-US"/>
        </w:rPr>
        <w:t>Exercise 2:</w:t>
      </w:r>
    </w:p>
    <w:p w14:paraId="10762C90" w14:textId="77777777" w:rsidR="00781A23" w:rsidRDefault="00781A23" w:rsidP="002B2485">
      <w:pPr>
        <w:rPr>
          <w:lang w:val="en-US"/>
        </w:rPr>
      </w:pPr>
      <w:r>
        <w:rPr>
          <w:lang w:val="en-US"/>
        </w:rPr>
        <w:t>Implement your design</w:t>
      </w:r>
      <w:r w:rsidR="00D33DC2">
        <w:rPr>
          <w:lang w:val="en-US"/>
        </w:rPr>
        <w:t xml:space="preserve"> as a Console application</w:t>
      </w:r>
      <w:r>
        <w:rPr>
          <w:lang w:val="en-US"/>
        </w:rPr>
        <w:t xml:space="preserve"> and create a simulated version of the sensor.</w:t>
      </w:r>
    </w:p>
    <w:p w14:paraId="20983D1F" w14:textId="3BE3C1C0" w:rsidR="0050402A" w:rsidRDefault="00781A23" w:rsidP="002B2485">
      <w:pPr>
        <w:rPr>
          <w:lang w:val="en-US"/>
        </w:rPr>
      </w:pPr>
      <w:r>
        <w:rPr>
          <w:lang w:val="en-US"/>
        </w:rPr>
        <w:t xml:space="preserve">The simulated sensor should be polled, </w:t>
      </w:r>
      <w:r w:rsidR="007C6122">
        <w:rPr>
          <w:lang w:val="en-US"/>
        </w:rPr>
        <w:t>i.e.,</w:t>
      </w:r>
      <w:r>
        <w:rPr>
          <w:lang w:val="en-US"/>
        </w:rPr>
        <w:t xml:space="preserve"> you have to ask the sensor if a patient is present. </w:t>
      </w:r>
    </w:p>
    <w:p w14:paraId="0B6D9991" w14:textId="77777777" w:rsidR="007458D0" w:rsidRDefault="00781A23" w:rsidP="002B2485">
      <w:pPr>
        <w:rPr>
          <w:lang w:val="en-US"/>
        </w:rPr>
      </w:pPr>
      <w:r>
        <w:rPr>
          <w:lang w:val="en-US"/>
        </w:rPr>
        <w:t>The sensor should provide a random value (true or false).</w:t>
      </w:r>
    </w:p>
    <w:p w14:paraId="06A91836" w14:textId="77777777" w:rsidR="00781A23" w:rsidRPr="008D33E0" w:rsidRDefault="00781A23" w:rsidP="002B2485">
      <w:pPr>
        <w:rPr>
          <w:lang w:val="en-US"/>
        </w:rPr>
      </w:pPr>
      <w:r>
        <w:rPr>
          <w:lang w:val="en-US"/>
        </w:rPr>
        <w:t>Simulate the buzzer by printing to the console, when the buzzer is buzzing.</w:t>
      </w:r>
    </w:p>
    <w:p w14:paraId="20127C80" w14:textId="77777777" w:rsidR="00FD0771" w:rsidRDefault="00FD0771" w:rsidP="002B2485">
      <w:pPr>
        <w:rPr>
          <w:lang w:val="en-US"/>
        </w:rPr>
      </w:pPr>
    </w:p>
    <w:p w14:paraId="3C8092A5" w14:textId="65E365A2" w:rsidR="0062434F" w:rsidRPr="004A26E6" w:rsidRDefault="0062434F" w:rsidP="002B2485">
      <w:pPr>
        <w:rPr>
          <w:b/>
          <w:lang w:val="en-US"/>
        </w:rPr>
      </w:pPr>
      <w:r w:rsidRPr="004A26E6">
        <w:rPr>
          <w:b/>
          <w:lang w:val="en-US"/>
        </w:rPr>
        <w:t xml:space="preserve">Exercise </w:t>
      </w:r>
      <w:r w:rsidR="00CD535E">
        <w:rPr>
          <w:b/>
          <w:lang w:val="en-US"/>
        </w:rPr>
        <w:t>3</w:t>
      </w:r>
      <w:r w:rsidRPr="004A26E6">
        <w:rPr>
          <w:b/>
          <w:lang w:val="en-US"/>
        </w:rPr>
        <w:t>:</w:t>
      </w:r>
    </w:p>
    <w:p w14:paraId="2B869D1C" w14:textId="77777777" w:rsidR="0062434F" w:rsidRDefault="0062434F" w:rsidP="002B2485">
      <w:pPr>
        <w:rPr>
          <w:lang w:val="en-US"/>
        </w:rPr>
      </w:pPr>
      <w:r>
        <w:rPr>
          <w:lang w:val="en-US"/>
        </w:rPr>
        <w:t>Did you use the producer – consumer design?</w:t>
      </w:r>
    </w:p>
    <w:p w14:paraId="6645F47D" w14:textId="77777777" w:rsidR="0062434F" w:rsidRDefault="0062434F" w:rsidP="002B2485">
      <w:pPr>
        <w:rPr>
          <w:lang w:val="en-US"/>
        </w:rPr>
      </w:pPr>
      <w:r>
        <w:rPr>
          <w:lang w:val="en-US"/>
        </w:rPr>
        <w:t xml:space="preserve">If not, change your code to use this design. Rewriting your code like this is often called </w:t>
      </w:r>
      <w:r w:rsidRPr="0062434F">
        <w:rPr>
          <w:i/>
          <w:lang w:val="en-US"/>
        </w:rPr>
        <w:t>refactoring</w:t>
      </w:r>
      <w:r>
        <w:rPr>
          <w:lang w:val="en-US"/>
        </w:rPr>
        <w:t>.</w:t>
      </w:r>
    </w:p>
    <w:p w14:paraId="24C15DE4" w14:textId="77777777" w:rsidR="008701F9" w:rsidRDefault="008701F9" w:rsidP="002B2485">
      <w:pPr>
        <w:pBdr>
          <w:bottom w:val="single" w:sz="6" w:space="1" w:color="auto"/>
        </w:pBdr>
        <w:rPr>
          <w:lang w:val="en-US"/>
        </w:rPr>
      </w:pPr>
    </w:p>
    <w:p w14:paraId="7497E261" w14:textId="77777777" w:rsidR="00673203" w:rsidRDefault="00673203" w:rsidP="00673203">
      <w:pPr>
        <w:rPr>
          <w:lang w:val="en-US"/>
        </w:rPr>
      </w:pPr>
    </w:p>
    <w:p w14:paraId="01E54BB9" w14:textId="7A283C22" w:rsidR="00673203" w:rsidRPr="00E1461C" w:rsidRDefault="00673203" w:rsidP="00673203">
      <w:pPr>
        <w:rPr>
          <w:lang w:val="en-US"/>
        </w:rPr>
      </w:pPr>
      <w:r>
        <w:rPr>
          <w:lang w:val="en-US"/>
        </w:rPr>
        <w:t>Now</w:t>
      </w:r>
      <w:r w:rsidRPr="00B42E61">
        <w:rPr>
          <w:lang w:val="en-US"/>
        </w:rPr>
        <w:t>, you are going to refactor and extend your solution so that it becomes much more flexible. You are also going to</w:t>
      </w:r>
      <w:r w:rsidRPr="006C1B8F">
        <w:rPr>
          <w:lang w:val="en-US"/>
        </w:rPr>
        <w:t xml:space="preserve"> </w:t>
      </w:r>
      <w:r w:rsidRPr="00B42E61">
        <w:rPr>
          <w:lang w:val="en-US"/>
        </w:rPr>
        <w:t xml:space="preserve">implement new ways to alarm </w:t>
      </w:r>
      <w:proofErr w:type="gramStart"/>
      <w:r w:rsidRPr="00B42E61">
        <w:rPr>
          <w:lang w:val="en-US"/>
        </w:rPr>
        <w:t>caretakers, and</w:t>
      </w:r>
      <w:proofErr w:type="gramEnd"/>
      <w:r w:rsidRPr="00B42E61">
        <w:rPr>
          <w:lang w:val="en-US"/>
        </w:rPr>
        <w:t xml:space="preserve"> finally make it very flexible to select how alarming</w:t>
      </w:r>
      <w:r w:rsidRPr="006C1B8F">
        <w:rPr>
          <w:lang w:val="en-US"/>
        </w:rPr>
        <w:t xml:space="preserve"> </w:t>
      </w:r>
      <w:r w:rsidRPr="00B42E61">
        <w:rPr>
          <w:lang w:val="en-US"/>
        </w:rPr>
        <w:t xml:space="preserve">will take place. This is going to happen by means of the </w:t>
      </w:r>
      <w:proofErr w:type="spellStart"/>
      <w:r w:rsidRPr="00B42E61">
        <w:rPr>
          <w:lang w:val="en-US"/>
        </w:rPr>
        <w:t>GoF</w:t>
      </w:r>
      <w:proofErr w:type="spellEnd"/>
      <w:r w:rsidRPr="00B42E61">
        <w:rPr>
          <w:lang w:val="en-US"/>
        </w:rPr>
        <w:t xml:space="preserve"> Strategy pattern. </w:t>
      </w:r>
    </w:p>
    <w:p w14:paraId="5496A95C" w14:textId="77777777" w:rsidR="00673203" w:rsidRDefault="00673203" w:rsidP="00673203">
      <w:pPr>
        <w:pBdr>
          <w:bottom w:val="single" w:sz="6" w:space="1" w:color="auto"/>
        </w:pBdr>
        <w:rPr>
          <w:lang w:val="en-US"/>
        </w:rPr>
      </w:pPr>
    </w:p>
    <w:p w14:paraId="5357A9E0" w14:textId="77777777" w:rsidR="00673203" w:rsidRPr="00E1461C" w:rsidRDefault="00673203" w:rsidP="00673203">
      <w:pPr>
        <w:rPr>
          <w:lang w:val="en-US"/>
        </w:rPr>
      </w:pPr>
    </w:p>
    <w:p w14:paraId="32EC0E42" w14:textId="3A61D83A" w:rsidR="00673203" w:rsidRPr="00E1461C" w:rsidRDefault="00673203" w:rsidP="00673203">
      <w:pPr>
        <w:rPr>
          <w:b/>
          <w:bCs/>
          <w:lang w:val="en-US"/>
        </w:rPr>
      </w:pPr>
      <w:r w:rsidRPr="00E1461C">
        <w:rPr>
          <w:b/>
          <w:bCs/>
          <w:lang w:val="en-US"/>
        </w:rPr>
        <w:t xml:space="preserve">Exercise </w:t>
      </w:r>
      <w:r w:rsidR="00CD535E">
        <w:rPr>
          <w:b/>
          <w:bCs/>
          <w:lang w:val="en-US"/>
        </w:rPr>
        <w:t>4</w:t>
      </w:r>
      <w:r w:rsidRPr="00E1461C">
        <w:rPr>
          <w:b/>
          <w:bCs/>
          <w:lang w:val="en-US"/>
        </w:rPr>
        <w:t>:</w:t>
      </w:r>
    </w:p>
    <w:p w14:paraId="24EBD0AC" w14:textId="5912EAB6" w:rsidR="00673203" w:rsidRDefault="00673203" w:rsidP="00673203">
      <w:pPr>
        <w:rPr>
          <w:lang w:val="en-US"/>
        </w:rPr>
      </w:pPr>
      <w:r w:rsidRPr="006C1B8F">
        <w:rPr>
          <w:lang w:val="en-US"/>
        </w:rPr>
        <w:t xml:space="preserve">Alarming is a candidate for </w:t>
      </w:r>
      <w:r>
        <w:rPr>
          <w:lang w:val="en-US"/>
        </w:rPr>
        <w:t xml:space="preserve">the </w:t>
      </w:r>
      <w:r w:rsidRPr="006C1B8F">
        <w:rPr>
          <w:lang w:val="en-US"/>
        </w:rPr>
        <w:t>app</w:t>
      </w:r>
      <w:r>
        <w:rPr>
          <w:lang w:val="en-US"/>
        </w:rPr>
        <w:t xml:space="preserve">lication of </w:t>
      </w:r>
      <w:proofErr w:type="spellStart"/>
      <w:r>
        <w:rPr>
          <w:lang w:val="en-US"/>
        </w:rPr>
        <w:t>GoF</w:t>
      </w:r>
      <w:proofErr w:type="spellEnd"/>
      <w:r>
        <w:rPr>
          <w:lang w:val="en-US"/>
        </w:rPr>
        <w:t xml:space="preserve"> Strategy pattern, so: Update your design (UML) and refactor your application so that alarming uses </w:t>
      </w:r>
      <w:proofErr w:type="spellStart"/>
      <w:r>
        <w:rPr>
          <w:lang w:val="en-US"/>
        </w:rPr>
        <w:t>GoF</w:t>
      </w:r>
      <w:proofErr w:type="spellEnd"/>
      <w:r>
        <w:rPr>
          <w:lang w:val="en-US"/>
        </w:rPr>
        <w:t xml:space="preserve"> Strategy. Implement alarming in two ways.</w:t>
      </w:r>
    </w:p>
    <w:p w14:paraId="05B11008" w14:textId="77777777" w:rsidR="00673203" w:rsidRDefault="00673203" w:rsidP="00673203">
      <w:pPr>
        <w:rPr>
          <w:lang w:val="en-US"/>
        </w:rPr>
      </w:pPr>
    </w:p>
    <w:p w14:paraId="74C0C990" w14:textId="77777777" w:rsidR="00673203" w:rsidRDefault="00673203" w:rsidP="00673203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 buzzer</w:t>
      </w:r>
    </w:p>
    <w:p w14:paraId="23017E2B" w14:textId="77777777" w:rsidR="00673203" w:rsidRDefault="00673203" w:rsidP="00673203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 light</w:t>
      </w:r>
    </w:p>
    <w:p w14:paraId="0B51FDFB" w14:textId="77777777" w:rsidR="00673203" w:rsidRPr="006C1B8F" w:rsidRDefault="00673203" w:rsidP="00673203">
      <w:pPr>
        <w:rPr>
          <w:lang w:val="en-US"/>
        </w:rPr>
      </w:pPr>
    </w:p>
    <w:p w14:paraId="63894F29" w14:textId="77777777" w:rsidR="00673203" w:rsidRDefault="00673203" w:rsidP="00673203">
      <w:pPr>
        <w:rPr>
          <w:lang w:val="en-US"/>
        </w:rPr>
      </w:pPr>
      <w:r>
        <w:rPr>
          <w:lang w:val="en-US"/>
        </w:rPr>
        <w:t>How hard would it be to implement a third way of alarming, i.e., a text/email to the caretakers?</w:t>
      </w:r>
    </w:p>
    <w:p w14:paraId="25AED4F4" w14:textId="77777777" w:rsidR="00673203" w:rsidRDefault="00673203" w:rsidP="00673203">
      <w:pPr>
        <w:rPr>
          <w:lang w:val="en-US"/>
        </w:rPr>
      </w:pPr>
    </w:p>
    <w:p w14:paraId="3F2C4E30" w14:textId="5EC10236" w:rsidR="00673203" w:rsidRPr="00FA001C" w:rsidRDefault="00673203" w:rsidP="00673203">
      <w:pPr>
        <w:rPr>
          <w:b/>
          <w:bCs/>
          <w:lang w:val="en-US"/>
        </w:rPr>
      </w:pPr>
      <w:r w:rsidRPr="00FA001C">
        <w:rPr>
          <w:b/>
          <w:bCs/>
          <w:lang w:val="en-US"/>
        </w:rPr>
        <w:t xml:space="preserve">Exercise </w:t>
      </w:r>
      <w:r w:rsidR="00CD535E">
        <w:rPr>
          <w:b/>
          <w:bCs/>
          <w:lang w:val="en-US"/>
        </w:rPr>
        <w:t>5</w:t>
      </w:r>
      <w:r w:rsidRPr="00FA001C">
        <w:rPr>
          <w:b/>
          <w:bCs/>
          <w:lang w:val="en-US"/>
        </w:rPr>
        <w:t>:</w:t>
      </w:r>
    </w:p>
    <w:p w14:paraId="21C04E19" w14:textId="77777777" w:rsidR="00673203" w:rsidRDefault="00673203" w:rsidP="00673203">
      <w:pPr>
        <w:rPr>
          <w:lang w:val="en-US"/>
        </w:rPr>
      </w:pPr>
      <w:r>
        <w:rPr>
          <w:lang w:val="en-US"/>
        </w:rPr>
        <w:t>Redesign your software so that the alarm method i.e., “strategy” can be changed at run-time, so that you can choose the strategy when the program runs.</w:t>
      </w:r>
      <w:ins w:id="0" w:author="Michael Sørensen Loft" w:date="2023-08-30T16:37:00Z">
        <w:r>
          <w:rPr>
            <w:lang w:val="en-US"/>
          </w:rPr>
          <w:t xml:space="preserve"> </w:t>
        </w:r>
      </w:ins>
      <w:r>
        <w:rPr>
          <w:lang w:val="en-US"/>
        </w:rPr>
        <w:t>Pressing the ‘B’ key shall make the program use the buzzer and pressing the ‘L’ key shall make the program use the light.</w:t>
      </w:r>
    </w:p>
    <w:p w14:paraId="33AC1508" w14:textId="77777777" w:rsidR="00174102" w:rsidRDefault="00174102" w:rsidP="00D44761">
      <w:pPr>
        <w:rPr>
          <w:b/>
          <w:bCs/>
          <w:lang w:val="en-US"/>
        </w:rPr>
      </w:pPr>
    </w:p>
    <w:p w14:paraId="597C3D5A" w14:textId="77777777" w:rsidR="00C85EAA" w:rsidRDefault="00C85EAA">
      <w:pPr>
        <w:spacing w:after="200" w:line="276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02BD6E" w14:textId="7053CA13" w:rsidR="00D44761" w:rsidRPr="00914D83" w:rsidRDefault="00D44761" w:rsidP="00D44761">
      <w:pPr>
        <w:rPr>
          <w:b/>
          <w:bCs/>
          <w:lang w:val="en-US"/>
        </w:rPr>
      </w:pPr>
      <w:r w:rsidRPr="00914D83">
        <w:rPr>
          <w:b/>
          <w:bCs/>
          <w:lang w:val="en-US"/>
        </w:rPr>
        <w:lastRenderedPageBreak/>
        <w:t>Exercise 6:</w:t>
      </w:r>
    </w:p>
    <w:p w14:paraId="2B29FE34" w14:textId="77777777" w:rsidR="00D44761" w:rsidRDefault="00D44761" w:rsidP="00D44761">
      <w:pPr>
        <w:rPr>
          <w:lang w:val="en-US"/>
        </w:rPr>
      </w:pPr>
      <w:r>
        <w:rPr>
          <w:lang w:val="en-US"/>
        </w:rPr>
        <w:t>A test has shown that the sensor sometimes provides false values, i.e., occasionally it reports false, even though a patient is in bed.</w:t>
      </w:r>
    </w:p>
    <w:p w14:paraId="0509D12F" w14:textId="77777777" w:rsidR="00D44761" w:rsidRDefault="00D44761" w:rsidP="00D44761">
      <w:pPr>
        <w:rPr>
          <w:lang w:val="en-US"/>
        </w:rPr>
      </w:pPr>
      <w:r>
        <w:rPr>
          <w:lang w:val="en-US"/>
        </w:rPr>
        <w:t xml:space="preserve">As an engineer, you know that you sometimes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filter your input signals. </w:t>
      </w:r>
      <w:r w:rsidRPr="00914D83">
        <w:rPr>
          <w:lang w:val="en-US"/>
        </w:rPr>
        <w:t>So</w:t>
      </w:r>
      <w:r>
        <w:rPr>
          <w:lang w:val="en-US"/>
        </w:rPr>
        <w:t>,</w:t>
      </w:r>
      <w:r w:rsidRPr="00914D83">
        <w:rPr>
          <w:lang w:val="en-US"/>
        </w:rPr>
        <w:t xml:space="preserve"> you come up with a very simple filter: The sensor input must be consistent for 3 consecutive samples before it can be trusted. Update your design to include the filter</w:t>
      </w:r>
      <w:r>
        <w:rPr>
          <w:lang w:val="en-US"/>
        </w:rPr>
        <w:t xml:space="preserve"> before the alarm is called</w:t>
      </w:r>
      <w:r w:rsidRPr="00914D83">
        <w:rPr>
          <w:lang w:val="en-US"/>
        </w:rPr>
        <w:t xml:space="preserve">. When you do, have the </w:t>
      </w:r>
      <w:r>
        <w:rPr>
          <w:lang w:val="en-US"/>
        </w:rPr>
        <w:t xml:space="preserve">Open Closed </w:t>
      </w:r>
      <w:r w:rsidRPr="00914D83">
        <w:rPr>
          <w:lang w:val="en-US"/>
        </w:rPr>
        <w:t xml:space="preserve">Principle in mind. Implement your solution, after you have </w:t>
      </w:r>
      <w:r w:rsidRPr="00F9284A">
        <w:rPr>
          <w:i/>
          <w:iCs/>
          <w:lang w:val="en-US"/>
        </w:rPr>
        <w:t>updated</w:t>
      </w:r>
      <w:r w:rsidRPr="00914D83">
        <w:rPr>
          <w:lang w:val="en-US"/>
        </w:rPr>
        <w:t xml:space="preserve"> your design</w:t>
      </w:r>
      <w:r>
        <w:rPr>
          <w:lang w:val="en-US"/>
        </w:rPr>
        <w:t>.</w:t>
      </w:r>
    </w:p>
    <w:p w14:paraId="64AAA5B4" w14:textId="77777777" w:rsidR="00D44761" w:rsidRDefault="00D44761" w:rsidP="00D44761">
      <w:pPr>
        <w:rPr>
          <w:lang w:val="en-US"/>
        </w:rPr>
      </w:pPr>
    </w:p>
    <w:p w14:paraId="01A3DBFC" w14:textId="77777777" w:rsidR="00D44761" w:rsidRDefault="00D44761" w:rsidP="00D44761">
      <w:pPr>
        <w:rPr>
          <w:lang w:val="en-US"/>
        </w:rPr>
      </w:pPr>
      <w:r w:rsidRPr="00CA764A">
        <w:rPr>
          <w:i/>
          <w:iCs/>
          <w:lang w:val="en-US"/>
        </w:rPr>
        <w:t>Proposal</w:t>
      </w:r>
      <w:r>
        <w:rPr>
          <w:lang w:val="en-US"/>
        </w:rPr>
        <w:t>: Create a separate class for the filter. The method signature could look like</w:t>
      </w:r>
    </w:p>
    <w:p w14:paraId="063B141D" w14:textId="77777777" w:rsidR="00D44761" w:rsidRPr="00CA764A" w:rsidRDefault="00D44761" w:rsidP="00D44761">
      <w:pPr>
        <w:ind w:left="1304"/>
        <w:rPr>
          <w:rFonts w:ascii="Consolas" w:hAnsi="Consolas" w:cs="Consolas"/>
          <w:lang w:val="en-US"/>
        </w:rPr>
      </w:pPr>
      <w:proofErr w:type="gramStart"/>
      <w:r w:rsidRPr="00CA764A">
        <w:rPr>
          <w:rFonts w:ascii="Consolas" w:hAnsi="Consolas" w:cs="Consolas"/>
          <w:lang w:val="en-US"/>
        </w:rPr>
        <w:t>bool</w:t>
      </w:r>
      <w:proofErr w:type="gramEnd"/>
      <w:r w:rsidRPr="00CA764A">
        <w:rPr>
          <w:rFonts w:ascii="Consolas" w:hAnsi="Consolas" w:cs="Consolas"/>
          <w:lang w:val="en-US"/>
        </w:rPr>
        <w:t xml:space="preserve"> </w:t>
      </w:r>
      <w:proofErr w:type="gramStart"/>
      <w:r>
        <w:rPr>
          <w:rFonts w:ascii="Consolas" w:hAnsi="Consolas" w:cs="Consolas"/>
          <w:lang w:val="en-US"/>
        </w:rPr>
        <w:t>F</w:t>
      </w:r>
      <w:r w:rsidRPr="00CA764A">
        <w:rPr>
          <w:rFonts w:ascii="Consolas" w:hAnsi="Consolas" w:cs="Consolas"/>
          <w:lang w:val="en-US"/>
        </w:rPr>
        <w:t>ilter(</w:t>
      </w:r>
      <w:proofErr w:type="gramEnd"/>
      <w:r w:rsidRPr="00CA764A">
        <w:rPr>
          <w:rFonts w:ascii="Consolas" w:hAnsi="Consolas" w:cs="Consolas"/>
          <w:lang w:val="en-US"/>
        </w:rPr>
        <w:t>bool sample)</w:t>
      </w:r>
    </w:p>
    <w:p w14:paraId="237F4D8B" w14:textId="77777777" w:rsidR="00D44761" w:rsidRDefault="00D44761" w:rsidP="00D44761">
      <w:pPr>
        <w:rPr>
          <w:ins w:id="1" w:author="Michael Sørensen Loft" w:date="2023-08-30T16:39:00Z"/>
          <w:lang w:val="en-US"/>
        </w:rPr>
      </w:pPr>
    </w:p>
    <w:p w14:paraId="65CE8486" w14:textId="77777777" w:rsidR="00D44761" w:rsidRDefault="00D44761" w:rsidP="00D44761">
      <w:pPr>
        <w:rPr>
          <w:lang w:val="en-US"/>
        </w:rPr>
      </w:pPr>
      <w:r>
        <w:rPr>
          <w:lang w:val="en-US"/>
        </w:rPr>
        <w:t xml:space="preserve">where the Filter method is called every time, a new sample is read from the sensor. The sample shall be the parameter passed to the method and the method shall return the filtered value. You have to </w:t>
      </w:r>
      <w:proofErr w:type="gramStart"/>
      <w:r>
        <w:rPr>
          <w:lang w:val="en-US"/>
        </w:rPr>
        <w:t>choose,</w:t>
      </w:r>
      <w:proofErr w:type="gramEnd"/>
      <w:r>
        <w:rPr>
          <w:lang w:val="en-US"/>
        </w:rPr>
        <w:t xml:space="preserve"> what the initial value should be: absent or present, because you need at least 3 samples to decide the state based on the samples from the presence sensor.</w:t>
      </w:r>
    </w:p>
    <w:p w14:paraId="3EBEFDFB" w14:textId="77777777" w:rsidR="00D44761" w:rsidRDefault="00D44761" w:rsidP="00D44761">
      <w:pPr>
        <w:rPr>
          <w:lang w:val="en-US"/>
        </w:rPr>
      </w:pPr>
    </w:p>
    <w:p w14:paraId="0C938509" w14:textId="7694A8F7" w:rsidR="00886045" w:rsidRPr="007C6122" w:rsidRDefault="00886045" w:rsidP="00886045">
      <w:pPr>
        <w:rPr>
          <w:b/>
          <w:bCs/>
          <w:lang w:val="en-US"/>
        </w:rPr>
      </w:pPr>
      <w:r w:rsidRPr="007C6122">
        <w:rPr>
          <w:b/>
          <w:bCs/>
          <w:lang w:val="en-US"/>
        </w:rPr>
        <w:t xml:space="preserve">Exercise </w:t>
      </w:r>
      <w:r w:rsidR="003306A3">
        <w:rPr>
          <w:b/>
          <w:bCs/>
          <w:lang w:val="en-US"/>
        </w:rPr>
        <w:t>7</w:t>
      </w:r>
      <w:r w:rsidRPr="007C6122">
        <w:rPr>
          <w:b/>
          <w:bCs/>
          <w:lang w:val="en-US"/>
        </w:rPr>
        <w:t>:</w:t>
      </w:r>
    </w:p>
    <w:p w14:paraId="12635282" w14:textId="77777777" w:rsidR="00886045" w:rsidRDefault="00886045" w:rsidP="00886045">
      <w:pPr>
        <w:rPr>
          <w:lang w:val="en-US"/>
        </w:rPr>
      </w:pPr>
      <w:r>
        <w:rPr>
          <w:lang w:val="en-US"/>
        </w:rPr>
        <w:t xml:space="preserve">Create a Unit test project in your C# solution. Add a unit test for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filter class, and make sure you test cases where the patient is in bed and out of bed, but also when there are changes from one state to another.</w:t>
      </w:r>
    </w:p>
    <w:p w14:paraId="07610D76" w14:textId="77777777" w:rsidR="00886045" w:rsidRDefault="00886045" w:rsidP="00886045">
      <w:pPr>
        <w:rPr>
          <w:lang w:val="en-US"/>
        </w:rPr>
      </w:pPr>
    </w:p>
    <w:p w14:paraId="40225A8E" w14:textId="2D6B88AC" w:rsidR="00D44761" w:rsidRPr="00CA764A" w:rsidRDefault="00D44761" w:rsidP="00D44761">
      <w:pPr>
        <w:rPr>
          <w:b/>
          <w:bCs/>
          <w:lang w:val="en-US"/>
        </w:rPr>
      </w:pPr>
      <w:r w:rsidRPr="00CA764A">
        <w:rPr>
          <w:b/>
          <w:bCs/>
          <w:lang w:val="en-US"/>
        </w:rPr>
        <w:t xml:space="preserve">Exercise </w:t>
      </w:r>
      <w:r w:rsidR="003306A3">
        <w:rPr>
          <w:b/>
          <w:bCs/>
          <w:lang w:val="en-US"/>
        </w:rPr>
        <w:t>8</w:t>
      </w:r>
      <w:r w:rsidRPr="00CA764A">
        <w:rPr>
          <w:b/>
          <w:bCs/>
          <w:lang w:val="en-US"/>
        </w:rPr>
        <w:t>:</w:t>
      </w:r>
    </w:p>
    <w:p w14:paraId="00F8C14C" w14:textId="77777777" w:rsidR="00D44761" w:rsidRDefault="00D44761" w:rsidP="00D44761">
      <w:pPr>
        <w:rPr>
          <w:lang w:val="en-US"/>
        </w:rPr>
      </w:pPr>
      <w:r>
        <w:rPr>
          <w:lang w:val="en-US"/>
        </w:rPr>
        <w:t xml:space="preserve">The filtering is also a candidate for the application of </w:t>
      </w:r>
      <w:proofErr w:type="gramStart"/>
      <w:r>
        <w:rPr>
          <w:lang w:val="en-US"/>
        </w:rPr>
        <w:t xml:space="preserve">the </w:t>
      </w:r>
      <w:proofErr w:type="spellStart"/>
      <w:r>
        <w:rPr>
          <w:lang w:val="en-US"/>
        </w:rPr>
        <w:t>GoF</w:t>
      </w:r>
      <w:proofErr w:type="spellEnd"/>
      <w:proofErr w:type="gramEnd"/>
      <w:r>
        <w:rPr>
          <w:lang w:val="en-US"/>
        </w:rPr>
        <w:t xml:space="preserve"> Strategy. By applying the </w:t>
      </w:r>
      <w:proofErr w:type="spellStart"/>
      <w:r>
        <w:rPr>
          <w:lang w:val="en-US"/>
        </w:rPr>
        <w:t>GoF</w:t>
      </w:r>
      <w:proofErr w:type="spellEnd"/>
      <w:r>
        <w:rPr>
          <w:lang w:val="en-US"/>
        </w:rPr>
        <w:t xml:space="preserve"> Strategy, your software can contain two or more types of filtering:</w:t>
      </w:r>
    </w:p>
    <w:p w14:paraId="621C2D91" w14:textId="77777777" w:rsidR="00D44761" w:rsidRDefault="00D44761" w:rsidP="00D44761">
      <w:pPr>
        <w:rPr>
          <w:lang w:val="en-US"/>
        </w:rPr>
      </w:pPr>
    </w:p>
    <w:p w14:paraId="6E0CECEA" w14:textId="77777777" w:rsidR="00D44761" w:rsidRDefault="00D44761" w:rsidP="00D4476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Pass-through filter, i.e., no filtering</w:t>
      </w:r>
    </w:p>
    <w:p w14:paraId="00E9BF21" w14:textId="77777777" w:rsidR="00D44761" w:rsidRDefault="00D44761" w:rsidP="00D4476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Noise filter, i.e., 3 consecutive samples before the input is trusted</w:t>
      </w:r>
    </w:p>
    <w:p w14:paraId="2255FAAE" w14:textId="77777777" w:rsidR="00D44761" w:rsidRDefault="00D44761" w:rsidP="00D44761">
      <w:pPr>
        <w:rPr>
          <w:lang w:val="en-US"/>
        </w:rPr>
      </w:pPr>
    </w:p>
    <w:p w14:paraId="577EA6B3" w14:textId="77777777" w:rsidR="00D44761" w:rsidRDefault="00D44761" w:rsidP="00D44761">
      <w:pPr>
        <w:rPr>
          <w:ins w:id="2" w:author="Michael Sørensen Loft" w:date="2023-08-30T16:43:00Z"/>
          <w:lang w:val="en-US"/>
        </w:rPr>
      </w:pPr>
      <w:r>
        <w:rPr>
          <w:lang w:val="en-US"/>
        </w:rPr>
        <w:t xml:space="preserve">Update your design and refactor your software for the application of </w:t>
      </w:r>
      <w:proofErr w:type="spellStart"/>
      <w:r>
        <w:rPr>
          <w:lang w:val="en-US"/>
        </w:rPr>
        <w:t>GoF</w:t>
      </w:r>
      <w:proofErr w:type="spellEnd"/>
      <w:r>
        <w:rPr>
          <w:lang w:val="en-US"/>
        </w:rPr>
        <w:t xml:space="preserve"> Strategy, i.e., that it contains both ways of filtering and the chosen filter can be changed while the program runs. </w:t>
      </w:r>
    </w:p>
    <w:p w14:paraId="30CDFCEE" w14:textId="77777777" w:rsidR="00D44761" w:rsidRDefault="00D44761" w:rsidP="00D44761">
      <w:pPr>
        <w:rPr>
          <w:lang w:val="en-US"/>
        </w:rPr>
      </w:pPr>
      <w:r>
        <w:rPr>
          <w:lang w:val="en-US"/>
        </w:rPr>
        <w:t>How hard would it be to implement and use a third type of filter?</w:t>
      </w:r>
    </w:p>
    <w:p w14:paraId="60EECB5E" w14:textId="77777777" w:rsidR="000930B2" w:rsidRDefault="000930B2" w:rsidP="00D44761">
      <w:pPr>
        <w:rPr>
          <w:lang w:val="en-US"/>
        </w:rPr>
      </w:pPr>
    </w:p>
    <w:p w14:paraId="519482BD" w14:textId="6D361C6D" w:rsidR="00AA56B4" w:rsidRPr="00F00C25" w:rsidRDefault="00AA56B4" w:rsidP="00AA56B4">
      <w:pPr>
        <w:rPr>
          <w:b/>
          <w:bCs/>
          <w:lang w:val="en-US"/>
        </w:rPr>
      </w:pPr>
      <w:r w:rsidRPr="00F00C25">
        <w:rPr>
          <w:b/>
          <w:bCs/>
          <w:lang w:val="en-US"/>
        </w:rPr>
        <w:t xml:space="preserve">Exercise </w:t>
      </w:r>
      <w:r>
        <w:rPr>
          <w:b/>
          <w:bCs/>
          <w:lang w:val="en-US"/>
        </w:rPr>
        <w:t>9</w:t>
      </w:r>
      <w:r w:rsidRPr="00F00C25">
        <w:rPr>
          <w:b/>
          <w:bCs/>
          <w:lang w:val="en-US"/>
        </w:rPr>
        <w:t>:</w:t>
      </w:r>
    </w:p>
    <w:p w14:paraId="49686377" w14:textId="77777777" w:rsidR="00AA56B4" w:rsidRDefault="00AA56B4" w:rsidP="00AA56B4">
      <w:pPr>
        <w:rPr>
          <w:lang w:val="en-US"/>
        </w:rPr>
      </w:pPr>
      <w:r w:rsidRPr="00F00C25">
        <w:rPr>
          <w:lang w:val="en-US"/>
        </w:rPr>
        <w:t xml:space="preserve">Suggest a design that uses </w:t>
      </w:r>
      <w:proofErr w:type="spellStart"/>
      <w:r w:rsidRPr="00F00C25">
        <w:rPr>
          <w:lang w:val="en-US"/>
        </w:rPr>
        <w:t>GoF</w:t>
      </w:r>
      <w:proofErr w:type="spellEnd"/>
      <w:r w:rsidRPr="00F00C25">
        <w:rPr>
          <w:lang w:val="en-US"/>
        </w:rPr>
        <w:t xml:space="preserve"> Observer, so that the </w:t>
      </w:r>
      <w:proofErr w:type="spellStart"/>
      <w:r w:rsidRPr="00F00C25">
        <w:rPr>
          <w:rFonts w:ascii="Consolas" w:hAnsi="Consolas" w:cs="Consolas"/>
          <w:lang w:val="en-US"/>
        </w:rPr>
        <w:t>BedControl</w:t>
      </w:r>
      <w:proofErr w:type="spellEnd"/>
      <w:r w:rsidRPr="00F00C25">
        <w:rPr>
          <w:lang w:val="en-US"/>
        </w:rPr>
        <w:t xml:space="preserve"> can </w:t>
      </w:r>
      <w:r>
        <w:rPr>
          <w:lang w:val="en-US"/>
        </w:rPr>
        <w:t>notify</w:t>
      </w:r>
      <w:r w:rsidRPr="00F00C25">
        <w:rPr>
          <w:lang w:val="en-US"/>
        </w:rPr>
        <w:t xml:space="preserve"> </w:t>
      </w:r>
      <w:r>
        <w:rPr>
          <w:lang w:val="en-US"/>
        </w:rPr>
        <w:t xml:space="preserve">an observer </w:t>
      </w:r>
      <w:r w:rsidRPr="00AD2749">
        <w:rPr>
          <w:rFonts w:ascii="Consolas" w:hAnsi="Consolas" w:cs="Consolas"/>
          <w:lang w:val="en-US"/>
        </w:rPr>
        <w:t>Alarming</w:t>
      </w:r>
      <w:r>
        <w:rPr>
          <w:lang w:val="en-US"/>
        </w:rPr>
        <w:t>, when</w:t>
      </w:r>
      <w:r w:rsidRPr="00F00C25">
        <w:rPr>
          <w:lang w:val="en-US"/>
        </w:rPr>
        <w:t xml:space="preserve"> “Patient presence”</w:t>
      </w:r>
      <w:r>
        <w:rPr>
          <w:lang w:val="en-US"/>
        </w:rPr>
        <w:t xml:space="preserve"> has changed. The class </w:t>
      </w:r>
      <w:r w:rsidRPr="00F00C25">
        <w:rPr>
          <w:rFonts w:ascii="Consolas" w:hAnsi="Consolas" w:cs="Consolas"/>
          <w:lang w:val="en-US"/>
        </w:rPr>
        <w:t>Alarming</w:t>
      </w:r>
      <w:r w:rsidRPr="00AD2749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should be responsible for delegating to the Alarm strategy</w:t>
      </w:r>
      <w:r w:rsidRPr="00F00C25">
        <w:rPr>
          <w:lang w:val="en-US"/>
        </w:rPr>
        <w:t>.</w:t>
      </w:r>
    </w:p>
    <w:p w14:paraId="44BCA372" w14:textId="77777777" w:rsidR="00AA56B4" w:rsidRDefault="00AA56B4" w:rsidP="00AA56B4">
      <w:pPr>
        <w:rPr>
          <w:lang w:val="en-US"/>
        </w:rPr>
      </w:pPr>
    </w:p>
    <w:p w14:paraId="13D736BE" w14:textId="4957E9EA" w:rsidR="00AA56B4" w:rsidRPr="005E0C28" w:rsidRDefault="00AA56B4" w:rsidP="00AA56B4">
      <w:pPr>
        <w:rPr>
          <w:b/>
          <w:bCs/>
          <w:lang w:val="en-US"/>
        </w:rPr>
      </w:pPr>
      <w:r w:rsidRPr="005E0C28">
        <w:rPr>
          <w:b/>
          <w:bCs/>
          <w:lang w:val="en-US"/>
        </w:rPr>
        <w:t xml:space="preserve">Exercise </w:t>
      </w:r>
      <w:r>
        <w:rPr>
          <w:b/>
          <w:bCs/>
          <w:lang w:val="en-US"/>
        </w:rPr>
        <w:t>10</w:t>
      </w:r>
      <w:r w:rsidRPr="005E0C28">
        <w:rPr>
          <w:b/>
          <w:bCs/>
          <w:lang w:val="en-US"/>
        </w:rPr>
        <w:t>:</w:t>
      </w:r>
    </w:p>
    <w:p w14:paraId="425BC0D5" w14:textId="77777777" w:rsidR="00AA56B4" w:rsidRPr="005E0C28" w:rsidRDefault="00AA56B4" w:rsidP="00AA56B4">
      <w:pPr>
        <w:rPr>
          <w:lang w:val="en-US"/>
        </w:rPr>
      </w:pPr>
      <w:r w:rsidRPr="005E0C28">
        <w:rPr>
          <w:lang w:val="en-US"/>
        </w:rPr>
        <w:t>Implement your design.</w:t>
      </w:r>
    </w:p>
    <w:p w14:paraId="550192DB" w14:textId="77777777" w:rsidR="00AA56B4" w:rsidRPr="005E0C28" w:rsidRDefault="00AA56B4" w:rsidP="00AA56B4">
      <w:pPr>
        <w:rPr>
          <w:lang w:val="en-US"/>
        </w:rPr>
      </w:pPr>
    </w:p>
    <w:p w14:paraId="386BAF7B" w14:textId="50988952" w:rsidR="00AA56B4" w:rsidRPr="00F00C25" w:rsidRDefault="00AA56B4" w:rsidP="00AA56B4">
      <w:pPr>
        <w:rPr>
          <w:b/>
          <w:bCs/>
          <w:lang w:val="en-US"/>
        </w:rPr>
      </w:pPr>
      <w:r w:rsidRPr="00F00C25">
        <w:rPr>
          <w:b/>
          <w:bCs/>
          <w:lang w:val="en-US"/>
        </w:rPr>
        <w:t xml:space="preserve">Exercise </w:t>
      </w:r>
      <w:r>
        <w:rPr>
          <w:b/>
          <w:bCs/>
          <w:lang w:val="en-US"/>
        </w:rPr>
        <w:t>11</w:t>
      </w:r>
      <w:r w:rsidRPr="00F00C25">
        <w:rPr>
          <w:b/>
          <w:bCs/>
          <w:lang w:val="en-US"/>
        </w:rPr>
        <w:t>:</w:t>
      </w:r>
    </w:p>
    <w:p w14:paraId="1637C5F2" w14:textId="77777777" w:rsidR="00AA56B4" w:rsidRDefault="00AA56B4" w:rsidP="00AA56B4">
      <w:pPr>
        <w:rPr>
          <w:lang w:val="en-US"/>
        </w:rPr>
      </w:pPr>
      <w:proofErr w:type="gramStart"/>
      <w:r w:rsidRPr="00F00C25">
        <w:rPr>
          <w:lang w:val="en-US"/>
        </w:rPr>
        <w:t>Extend</w:t>
      </w:r>
      <w:proofErr w:type="gramEnd"/>
      <w:r w:rsidRPr="00F00C25">
        <w:rPr>
          <w:lang w:val="en-US"/>
        </w:rPr>
        <w:t xml:space="preserve"> your design and implementation to introduce a </w:t>
      </w:r>
      <w:r w:rsidRPr="00F00C25">
        <w:rPr>
          <w:rFonts w:ascii="Consolas" w:hAnsi="Consolas" w:cs="Consolas"/>
          <w:lang w:val="en-US"/>
        </w:rPr>
        <w:t>Log</w:t>
      </w:r>
      <w:r w:rsidRPr="00F00C25">
        <w:rPr>
          <w:lang w:val="en-US"/>
        </w:rPr>
        <w:t xml:space="preserve"> class. This class shall log (to screen or file) every time the patient leaves his/her bed. Discuss how this new functionality can be introduced into your design. What classes need to change (if any)? Is it easy or hard to introduce this change?</w:t>
      </w:r>
    </w:p>
    <w:p w14:paraId="74B19A98" w14:textId="77777777" w:rsidR="00AA56B4" w:rsidRPr="0098770D" w:rsidRDefault="00AA56B4" w:rsidP="00AA56B4">
      <w:pPr>
        <w:rPr>
          <w:lang w:val="en-US"/>
        </w:rPr>
      </w:pPr>
    </w:p>
    <w:p w14:paraId="75AAD5F5" w14:textId="60CDC7E8" w:rsidR="0097330B" w:rsidRPr="0097330B" w:rsidRDefault="0097330B" w:rsidP="0097330B">
      <w:pPr>
        <w:rPr>
          <w:lang w:val="en-US"/>
        </w:rPr>
      </w:pPr>
      <w:r w:rsidRPr="0097330B">
        <w:rPr>
          <w:b/>
          <w:bCs/>
          <w:lang w:val="en-US"/>
        </w:rPr>
        <w:t xml:space="preserve">Exercise </w:t>
      </w:r>
      <w:r>
        <w:rPr>
          <w:b/>
          <w:bCs/>
          <w:lang w:val="en-US"/>
        </w:rPr>
        <w:t>12</w:t>
      </w:r>
      <w:r w:rsidRPr="0097330B">
        <w:rPr>
          <w:b/>
          <w:bCs/>
          <w:lang w:val="en-US"/>
        </w:rPr>
        <w:t xml:space="preserve"> (advanced, optional) </w:t>
      </w:r>
    </w:p>
    <w:p w14:paraId="35DF1908" w14:textId="77777777" w:rsidR="0097330B" w:rsidRPr="0097330B" w:rsidRDefault="0097330B" w:rsidP="0097330B">
      <w:pPr>
        <w:rPr>
          <w:lang w:val="en-US"/>
        </w:rPr>
      </w:pPr>
      <w:r w:rsidRPr="0097330B">
        <w:rPr>
          <w:lang w:val="en-US"/>
        </w:rPr>
        <w:t xml:space="preserve">One disadvantage in the current design is that it does not lend itself to multithreading very well, i.e. if </w:t>
      </w:r>
      <w:proofErr w:type="spellStart"/>
      <w:r w:rsidRPr="0097330B">
        <w:rPr>
          <w:lang w:val="en-US"/>
        </w:rPr>
        <w:t>BedController</w:t>
      </w:r>
      <w:proofErr w:type="spellEnd"/>
      <w:r w:rsidRPr="0097330B">
        <w:rPr>
          <w:lang w:val="en-US"/>
        </w:rPr>
        <w:t xml:space="preserve"> and Alarming should run in separate threads. Think about it: If “Patient presence changed” occurs, the </w:t>
      </w:r>
      <w:proofErr w:type="spellStart"/>
      <w:r w:rsidRPr="0097330B">
        <w:rPr>
          <w:lang w:val="en-US"/>
        </w:rPr>
        <w:t>BedController</w:t>
      </w:r>
      <w:proofErr w:type="spellEnd"/>
      <w:r w:rsidRPr="0097330B">
        <w:rPr>
          <w:lang w:val="en-US"/>
        </w:rPr>
        <w:t xml:space="preserve"> calls </w:t>
      </w:r>
      <w:proofErr w:type="gramStart"/>
      <w:r w:rsidRPr="0097330B">
        <w:rPr>
          <w:lang w:val="en-US"/>
        </w:rPr>
        <w:t>Notify(</w:t>
      </w:r>
      <w:proofErr w:type="gramEnd"/>
      <w:r w:rsidRPr="0097330B">
        <w:rPr>
          <w:lang w:val="en-US"/>
        </w:rPr>
        <w:t xml:space="preserve">) on Alarming, which then retrieves the state of the patient presence and sounds/silences the alarm. All this, however, occurs in the </w:t>
      </w:r>
      <w:proofErr w:type="spellStart"/>
      <w:r w:rsidRPr="0097330B">
        <w:rPr>
          <w:lang w:val="en-US"/>
        </w:rPr>
        <w:t>BedController’s</w:t>
      </w:r>
      <w:proofErr w:type="spellEnd"/>
      <w:r w:rsidRPr="0097330B">
        <w:rPr>
          <w:lang w:val="en-US"/>
        </w:rPr>
        <w:t xml:space="preserve"> thread, since this is the thread that </w:t>
      </w:r>
      <w:proofErr w:type="gramStart"/>
      <w:r w:rsidRPr="0097330B">
        <w:rPr>
          <w:lang w:val="en-US"/>
        </w:rPr>
        <w:t>calls</w:t>
      </w:r>
      <w:proofErr w:type="gramEnd"/>
      <w:r w:rsidRPr="0097330B">
        <w:rPr>
          <w:lang w:val="en-US"/>
        </w:rPr>
        <w:t xml:space="preserve"> </w:t>
      </w:r>
      <w:proofErr w:type="gramStart"/>
      <w:r w:rsidRPr="0097330B">
        <w:rPr>
          <w:lang w:val="en-US"/>
        </w:rPr>
        <w:t>Notify(</w:t>
      </w:r>
      <w:proofErr w:type="gramEnd"/>
      <w:r w:rsidRPr="0097330B">
        <w:rPr>
          <w:lang w:val="en-US"/>
        </w:rPr>
        <w:t xml:space="preserve">) in the first place. The intention was that the handling of the event should occur in Alarming’s thread. </w:t>
      </w:r>
    </w:p>
    <w:p w14:paraId="4F9B540A" w14:textId="4AD019A7" w:rsidR="000930B2" w:rsidRPr="0097330B" w:rsidRDefault="0097330B" w:rsidP="0097330B">
      <w:pPr>
        <w:rPr>
          <w:lang w:val="en-US"/>
        </w:rPr>
      </w:pPr>
      <w:r w:rsidRPr="0097330B">
        <w:rPr>
          <w:lang w:val="en-US"/>
        </w:rPr>
        <w:t xml:space="preserve">Your mission, </w:t>
      </w:r>
      <w:r w:rsidRPr="0097330B">
        <w:rPr>
          <w:i/>
          <w:iCs/>
          <w:lang w:val="en-US"/>
        </w:rPr>
        <w:t>should you choose to accept it</w:t>
      </w:r>
      <w:r w:rsidRPr="0097330B">
        <w:rPr>
          <w:lang w:val="en-US"/>
        </w:rPr>
        <w:t xml:space="preserve">, is to change the implementation so that the </w:t>
      </w:r>
      <w:r w:rsidRPr="0097330B">
        <w:rPr>
          <w:i/>
          <w:iCs/>
          <w:lang w:val="en-US"/>
        </w:rPr>
        <w:t xml:space="preserve">raising </w:t>
      </w:r>
      <w:r w:rsidRPr="0097330B">
        <w:rPr>
          <w:lang w:val="en-US"/>
        </w:rPr>
        <w:t xml:space="preserve">of the event occurs in the </w:t>
      </w:r>
      <w:proofErr w:type="spellStart"/>
      <w:r w:rsidRPr="0097330B">
        <w:rPr>
          <w:lang w:val="en-US"/>
        </w:rPr>
        <w:t>BedController’s</w:t>
      </w:r>
      <w:proofErr w:type="spellEnd"/>
      <w:r w:rsidRPr="0097330B">
        <w:rPr>
          <w:lang w:val="en-US"/>
        </w:rPr>
        <w:t xml:space="preserve"> thread, but the actual </w:t>
      </w:r>
      <w:r w:rsidRPr="0097330B">
        <w:rPr>
          <w:i/>
          <w:iCs/>
          <w:lang w:val="en-US"/>
        </w:rPr>
        <w:t xml:space="preserve">handling </w:t>
      </w:r>
      <w:r w:rsidRPr="0097330B">
        <w:rPr>
          <w:lang w:val="en-US"/>
        </w:rPr>
        <w:t>takes place in Alarming’s thread. Hint: The registration of the event occurrence and the handling of it is not necessarily the same thing.</w:t>
      </w:r>
    </w:p>
    <w:sectPr w:rsidR="000930B2" w:rsidRPr="0097330B" w:rsidSect="00A6047C">
      <w:headerReference w:type="default" r:id="rId7"/>
      <w:footerReference w:type="default" r:id="rId8"/>
      <w:pgSz w:w="11906" w:h="16838"/>
      <w:pgMar w:top="1560" w:right="1134" w:bottom="851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08E8" w14:textId="77777777" w:rsidR="00E66DED" w:rsidRDefault="00E66DED" w:rsidP="00F53479">
      <w:r>
        <w:separator/>
      </w:r>
    </w:p>
  </w:endnote>
  <w:endnote w:type="continuationSeparator" w:id="0">
    <w:p w14:paraId="51B5F7AC" w14:textId="77777777" w:rsidR="00E66DED" w:rsidRDefault="00E66DED" w:rsidP="00F5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3D85"/>
        <w:sz w:val="16"/>
        <w:szCs w:val="16"/>
      </w:rPr>
      <w:id w:val="-402527994"/>
      <w:docPartObj>
        <w:docPartGallery w:val="Page Numbers (Bottom of Page)"/>
        <w:docPartUnique/>
      </w:docPartObj>
    </w:sdtPr>
    <w:sdtEndPr/>
    <w:sdtContent>
      <w:sdt>
        <w:sdtPr>
          <w:rPr>
            <w:color w:val="003D85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7AD7D71" w14:textId="77777777" w:rsidR="00F53479" w:rsidRPr="00F53479" w:rsidRDefault="00F53479">
            <w:pPr>
              <w:pStyle w:val="Footer"/>
              <w:jc w:val="center"/>
              <w:rPr>
                <w:color w:val="003D85"/>
                <w:sz w:val="16"/>
                <w:szCs w:val="16"/>
              </w:rPr>
            </w:pPr>
            <w:r w:rsidRPr="00F53479">
              <w:rPr>
                <w:color w:val="003D85"/>
                <w:sz w:val="16"/>
                <w:szCs w:val="16"/>
              </w:rPr>
              <w:t xml:space="preserve">Page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PAGE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381AF1">
              <w:rPr>
                <w:bCs/>
                <w:noProof/>
                <w:color w:val="003D85"/>
                <w:sz w:val="16"/>
                <w:szCs w:val="16"/>
              </w:rPr>
              <w:t>1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  <w:r w:rsidRPr="00F53479">
              <w:rPr>
                <w:color w:val="003D85"/>
                <w:sz w:val="16"/>
                <w:szCs w:val="16"/>
              </w:rPr>
              <w:t xml:space="preserve"> of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NUMPAGES 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381AF1">
              <w:rPr>
                <w:bCs/>
                <w:noProof/>
                <w:color w:val="003D85"/>
                <w:sz w:val="16"/>
                <w:szCs w:val="16"/>
              </w:rPr>
              <w:t>2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</w:p>
        </w:sdtContent>
      </w:sdt>
    </w:sdtContent>
  </w:sdt>
  <w:p w14:paraId="65B22BE5" w14:textId="77777777" w:rsidR="00F53479" w:rsidRPr="00F53479" w:rsidRDefault="00F53479">
    <w:pPr>
      <w:pStyle w:val="Footer"/>
      <w:rPr>
        <w:color w:val="003D8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87D1B" w14:textId="77777777" w:rsidR="00E66DED" w:rsidRDefault="00E66DED" w:rsidP="00F53479">
      <w:r>
        <w:separator/>
      </w:r>
    </w:p>
  </w:footnote>
  <w:footnote w:type="continuationSeparator" w:id="0">
    <w:p w14:paraId="07AFED28" w14:textId="77777777" w:rsidR="00E66DED" w:rsidRDefault="00E66DED" w:rsidP="00F5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13CC" w14:textId="77777777" w:rsidR="00F53479" w:rsidRPr="00F53479" w:rsidRDefault="001C552C" w:rsidP="00F53479">
    <w:pPr>
      <w:pStyle w:val="Header"/>
      <w:rPr>
        <w:color w:val="003D85"/>
        <w:sz w:val="16"/>
        <w:szCs w:val="16"/>
      </w:rPr>
    </w:pPr>
    <w:r>
      <w:rPr>
        <w:noProof/>
        <w:lang w:eastAsia="da-DK"/>
      </w:rPr>
      <w:drawing>
        <wp:anchor distT="0" distB="0" distL="114300" distR="114300" simplePos="0" relativeHeight="251659264" behindDoc="1" locked="0" layoutInCell="1" allowOverlap="1" wp14:anchorId="50B544E8" wp14:editId="55215843">
          <wp:simplePos x="0" y="0"/>
          <wp:positionH relativeFrom="column">
            <wp:posOffset>-2540</wp:posOffset>
          </wp:positionH>
          <wp:positionV relativeFrom="paragraph">
            <wp:posOffset>-1270</wp:posOffset>
          </wp:positionV>
          <wp:extent cx="2206800" cy="414000"/>
          <wp:effectExtent l="0" t="0" r="3175" b="5715"/>
          <wp:wrapThrough wrapText="bothSides">
            <wp:wrapPolygon edited="0">
              <wp:start x="0" y="0"/>
              <wp:lineTo x="0" y="20903"/>
              <wp:lineTo x="21445" y="20903"/>
              <wp:lineTo x="21445" y="0"/>
              <wp:lineTo x="0" y="0"/>
            </wp:wrapPolygon>
          </wp:wrapThrough>
          <wp:docPr id="4" name="Picture 4" descr="http://www.iha.dk/Files/Billeder/logoer/au/au-ingenioerhoejskolen_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ha.dk/Files/Billeder/logoer/au/au-ingenioerhoejskolen_d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3479">
      <w:rPr>
        <w:sz w:val="16"/>
        <w:szCs w:val="16"/>
      </w:rPr>
      <w:tab/>
    </w:r>
    <w:r w:rsidR="00FF4995">
      <w:rPr>
        <w:sz w:val="16"/>
        <w:szCs w:val="16"/>
      </w:rPr>
      <w:tab/>
    </w:r>
  </w:p>
  <w:p w14:paraId="7FD044B5" w14:textId="77777777" w:rsidR="00F53479" w:rsidRPr="00F53479" w:rsidRDefault="00B45E93">
    <w:pPr>
      <w:pStyle w:val="Header"/>
      <w:rPr>
        <w:sz w:val="16"/>
        <w:szCs w:val="16"/>
      </w:rPr>
    </w:pPr>
    <w:r w:rsidRPr="00F53479">
      <w:rPr>
        <w:noProof/>
        <w:sz w:val="16"/>
        <w:szCs w:val="16"/>
        <w:lang w:eastAsia="da-DK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43F653" wp14:editId="794DD53F">
              <wp:simplePos x="0" y="0"/>
              <wp:positionH relativeFrom="column">
                <wp:posOffset>-1905</wp:posOffset>
              </wp:positionH>
              <wp:positionV relativeFrom="paragraph">
                <wp:posOffset>329572</wp:posOffset>
              </wp:positionV>
              <wp:extent cx="610909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909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003D8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32E998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5.95pt" to="480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" strokecolor="#003d85" strokeweight=".25pt"/>
          </w:pict>
        </mc:Fallback>
      </mc:AlternateContent>
    </w:r>
    <w:r w:rsidR="00871AB7">
      <w:rPr>
        <w:color w:val="003D85"/>
        <w:sz w:val="16"/>
        <w:szCs w:val="16"/>
      </w:rPr>
      <w:tab/>
    </w:r>
    <w:r w:rsidR="00871AB7">
      <w:rPr>
        <w:color w:val="003D85"/>
        <w:sz w:val="16"/>
        <w:szCs w:val="16"/>
      </w:rPr>
      <w:tab/>
    </w:r>
    <w:r w:rsidR="00F53479" w:rsidRPr="00F53479">
      <w:rPr>
        <w:sz w:val="16"/>
        <w:szCs w:val="16"/>
      </w:rPr>
      <w:tab/>
    </w:r>
    <w:r w:rsidR="00F53479" w:rsidRPr="00F53479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120"/>
    <w:multiLevelType w:val="hybridMultilevel"/>
    <w:tmpl w:val="D400B038"/>
    <w:lvl w:ilvl="0" w:tplc="096E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A2096"/>
    <w:multiLevelType w:val="hybridMultilevel"/>
    <w:tmpl w:val="A9CA1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5197A"/>
    <w:multiLevelType w:val="hybridMultilevel"/>
    <w:tmpl w:val="16D2E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3485E"/>
    <w:multiLevelType w:val="multilevel"/>
    <w:tmpl w:val="5BDC9D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9A32F21"/>
    <w:multiLevelType w:val="hybridMultilevel"/>
    <w:tmpl w:val="855C78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32B24"/>
    <w:multiLevelType w:val="hybridMultilevel"/>
    <w:tmpl w:val="807472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D689F"/>
    <w:multiLevelType w:val="hybridMultilevel"/>
    <w:tmpl w:val="C3C61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52A3E"/>
    <w:multiLevelType w:val="hybridMultilevel"/>
    <w:tmpl w:val="DB56F84A"/>
    <w:lvl w:ilvl="0" w:tplc="690A0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909236">
    <w:abstractNumId w:val="3"/>
  </w:num>
  <w:num w:numId="2" w16cid:durableId="165559381">
    <w:abstractNumId w:val="3"/>
  </w:num>
  <w:num w:numId="3" w16cid:durableId="332494237">
    <w:abstractNumId w:val="3"/>
  </w:num>
  <w:num w:numId="4" w16cid:durableId="1735740086">
    <w:abstractNumId w:val="3"/>
  </w:num>
  <w:num w:numId="5" w16cid:durableId="417018590">
    <w:abstractNumId w:val="3"/>
  </w:num>
  <w:num w:numId="6" w16cid:durableId="1099325803">
    <w:abstractNumId w:val="3"/>
  </w:num>
  <w:num w:numId="7" w16cid:durableId="119081112">
    <w:abstractNumId w:val="3"/>
  </w:num>
  <w:num w:numId="8" w16cid:durableId="322709184">
    <w:abstractNumId w:val="3"/>
  </w:num>
  <w:num w:numId="9" w16cid:durableId="790318071">
    <w:abstractNumId w:val="3"/>
  </w:num>
  <w:num w:numId="10" w16cid:durableId="1089540754">
    <w:abstractNumId w:val="3"/>
  </w:num>
  <w:num w:numId="11" w16cid:durableId="391076760">
    <w:abstractNumId w:val="3"/>
  </w:num>
  <w:num w:numId="12" w16cid:durableId="1882522363">
    <w:abstractNumId w:val="3"/>
  </w:num>
  <w:num w:numId="13" w16cid:durableId="1347485699">
    <w:abstractNumId w:val="0"/>
  </w:num>
  <w:num w:numId="14" w16cid:durableId="1387677727">
    <w:abstractNumId w:val="7"/>
  </w:num>
  <w:num w:numId="15" w16cid:durableId="1740707213">
    <w:abstractNumId w:val="4"/>
  </w:num>
  <w:num w:numId="16" w16cid:durableId="1234854242">
    <w:abstractNumId w:val="1"/>
  </w:num>
  <w:num w:numId="17" w16cid:durableId="1327318456">
    <w:abstractNumId w:val="5"/>
  </w:num>
  <w:num w:numId="18" w16cid:durableId="355080607">
    <w:abstractNumId w:val="2"/>
  </w:num>
  <w:num w:numId="19" w16cid:durableId="94380114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 Sørensen Loft">
    <w15:presenceInfo w15:providerId="None" w15:userId="Michael Sørensen Lof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86"/>
    <w:rsid w:val="000262FD"/>
    <w:rsid w:val="00035363"/>
    <w:rsid w:val="00073ADC"/>
    <w:rsid w:val="000764AC"/>
    <w:rsid w:val="000930B2"/>
    <w:rsid w:val="000A5AC0"/>
    <w:rsid w:val="000F6922"/>
    <w:rsid w:val="00115B82"/>
    <w:rsid w:val="00121FD4"/>
    <w:rsid w:val="00142702"/>
    <w:rsid w:val="00144368"/>
    <w:rsid w:val="00157EE2"/>
    <w:rsid w:val="00174102"/>
    <w:rsid w:val="00176201"/>
    <w:rsid w:val="00195E2E"/>
    <w:rsid w:val="001979E3"/>
    <w:rsid w:val="001C552C"/>
    <w:rsid w:val="001C73B0"/>
    <w:rsid w:val="001D5209"/>
    <w:rsid w:val="001D5DA3"/>
    <w:rsid w:val="001D7947"/>
    <w:rsid w:val="001E02F2"/>
    <w:rsid w:val="001E0C63"/>
    <w:rsid w:val="002168B3"/>
    <w:rsid w:val="002179B1"/>
    <w:rsid w:val="0022302D"/>
    <w:rsid w:val="002255D2"/>
    <w:rsid w:val="0023286A"/>
    <w:rsid w:val="00232D4D"/>
    <w:rsid w:val="00241A72"/>
    <w:rsid w:val="00286FAA"/>
    <w:rsid w:val="00292ACD"/>
    <w:rsid w:val="0029430F"/>
    <w:rsid w:val="002A2007"/>
    <w:rsid w:val="002A695D"/>
    <w:rsid w:val="002B2485"/>
    <w:rsid w:val="002C2FA5"/>
    <w:rsid w:val="002E4AD6"/>
    <w:rsid w:val="002F46F3"/>
    <w:rsid w:val="00300403"/>
    <w:rsid w:val="00301E2E"/>
    <w:rsid w:val="003145D6"/>
    <w:rsid w:val="003306A3"/>
    <w:rsid w:val="00370FD2"/>
    <w:rsid w:val="00374E98"/>
    <w:rsid w:val="00381AF1"/>
    <w:rsid w:val="00390007"/>
    <w:rsid w:val="00396A59"/>
    <w:rsid w:val="003A058A"/>
    <w:rsid w:val="003B49A5"/>
    <w:rsid w:val="003D3B58"/>
    <w:rsid w:val="003D40DB"/>
    <w:rsid w:val="004169DE"/>
    <w:rsid w:val="00435010"/>
    <w:rsid w:val="004464B8"/>
    <w:rsid w:val="00450E4C"/>
    <w:rsid w:val="004561E0"/>
    <w:rsid w:val="00456862"/>
    <w:rsid w:val="00456D49"/>
    <w:rsid w:val="004631CA"/>
    <w:rsid w:val="00475A78"/>
    <w:rsid w:val="00475D77"/>
    <w:rsid w:val="00477465"/>
    <w:rsid w:val="004912B9"/>
    <w:rsid w:val="00492B02"/>
    <w:rsid w:val="004A26E6"/>
    <w:rsid w:val="004A3651"/>
    <w:rsid w:val="004E3A23"/>
    <w:rsid w:val="004F351F"/>
    <w:rsid w:val="0050246B"/>
    <w:rsid w:val="0050402A"/>
    <w:rsid w:val="005051B4"/>
    <w:rsid w:val="00543D5C"/>
    <w:rsid w:val="00566AFD"/>
    <w:rsid w:val="0057490F"/>
    <w:rsid w:val="005761DE"/>
    <w:rsid w:val="005978D8"/>
    <w:rsid w:val="005C16A6"/>
    <w:rsid w:val="005C5B40"/>
    <w:rsid w:val="005F0F45"/>
    <w:rsid w:val="0060442B"/>
    <w:rsid w:val="0061627B"/>
    <w:rsid w:val="00617338"/>
    <w:rsid w:val="0062434F"/>
    <w:rsid w:val="00635AF7"/>
    <w:rsid w:val="00635DEA"/>
    <w:rsid w:val="006370BF"/>
    <w:rsid w:val="00664370"/>
    <w:rsid w:val="00673203"/>
    <w:rsid w:val="00673ED8"/>
    <w:rsid w:val="0069097D"/>
    <w:rsid w:val="00695467"/>
    <w:rsid w:val="006A5C99"/>
    <w:rsid w:val="006C528F"/>
    <w:rsid w:val="006C7F98"/>
    <w:rsid w:val="00712B1D"/>
    <w:rsid w:val="007171EE"/>
    <w:rsid w:val="00723C5C"/>
    <w:rsid w:val="007409F1"/>
    <w:rsid w:val="007458D0"/>
    <w:rsid w:val="00746303"/>
    <w:rsid w:val="0075000F"/>
    <w:rsid w:val="00753FBB"/>
    <w:rsid w:val="00781A23"/>
    <w:rsid w:val="00792580"/>
    <w:rsid w:val="007A26CA"/>
    <w:rsid w:val="007A7E82"/>
    <w:rsid w:val="007B49F2"/>
    <w:rsid w:val="007C0128"/>
    <w:rsid w:val="007C6122"/>
    <w:rsid w:val="007D11FB"/>
    <w:rsid w:val="007F46A0"/>
    <w:rsid w:val="00803237"/>
    <w:rsid w:val="0081101A"/>
    <w:rsid w:val="00843AF1"/>
    <w:rsid w:val="00852371"/>
    <w:rsid w:val="00854CC3"/>
    <w:rsid w:val="008701F9"/>
    <w:rsid w:val="00871AB7"/>
    <w:rsid w:val="00886045"/>
    <w:rsid w:val="0089150E"/>
    <w:rsid w:val="008C27AA"/>
    <w:rsid w:val="008C7720"/>
    <w:rsid w:val="008D33E0"/>
    <w:rsid w:val="008E1578"/>
    <w:rsid w:val="00920B86"/>
    <w:rsid w:val="009351C0"/>
    <w:rsid w:val="0094624F"/>
    <w:rsid w:val="009669F7"/>
    <w:rsid w:val="0097027D"/>
    <w:rsid w:val="00973254"/>
    <w:rsid w:val="0097330B"/>
    <w:rsid w:val="00984B17"/>
    <w:rsid w:val="009918C4"/>
    <w:rsid w:val="00996830"/>
    <w:rsid w:val="009A2D3D"/>
    <w:rsid w:val="009A6F4D"/>
    <w:rsid w:val="009B12F5"/>
    <w:rsid w:val="009B2F24"/>
    <w:rsid w:val="009B380A"/>
    <w:rsid w:val="009D094C"/>
    <w:rsid w:val="00A21FBC"/>
    <w:rsid w:val="00A27A06"/>
    <w:rsid w:val="00A31650"/>
    <w:rsid w:val="00A37871"/>
    <w:rsid w:val="00A44BE0"/>
    <w:rsid w:val="00A56C29"/>
    <w:rsid w:val="00A6047C"/>
    <w:rsid w:val="00A91193"/>
    <w:rsid w:val="00AA0A69"/>
    <w:rsid w:val="00AA56B4"/>
    <w:rsid w:val="00AB5C00"/>
    <w:rsid w:val="00AB6ED4"/>
    <w:rsid w:val="00AD23E2"/>
    <w:rsid w:val="00B272D8"/>
    <w:rsid w:val="00B32052"/>
    <w:rsid w:val="00B44668"/>
    <w:rsid w:val="00B45E93"/>
    <w:rsid w:val="00B46B7D"/>
    <w:rsid w:val="00B55697"/>
    <w:rsid w:val="00B62F99"/>
    <w:rsid w:val="00B665B2"/>
    <w:rsid w:val="00B834E0"/>
    <w:rsid w:val="00BA3E07"/>
    <w:rsid w:val="00BD14A9"/>
    <w:rsid w:val="00BD2A6F"/>
    <w:rsid w:val="00BD6D51"/>
    <w:rsid w:val="00BD6F38"/>
    <w:rsid w:val="00C103E8"/>
    <w:rsid w:val="00C50E23"/>
    <w:rsid w:val="00C5136F"/>
    <w:rsid w:val="00C53C1D"/>
    <w:rsid w:val="00C53D12"/>
    <w:rsid w:val="00C56ED7"/>
    <w:rsid w:val="00C60FAC"/>
    <w:rsid w:val="00C8039B"/>
    <w:rsid w:val="00C82F0D"/>
    <w:rsid w:val="00C85EAA"/>
    <w:rsid w:val="00C8716B"/>
    <w:rsid w:val="00CC494A"/>
    <w:rsid w:val="00CD535E"/>
    <w:rsid w:val="00D01337"/>
    <w:rsid w:val="00D17D33"/>
    <w:rsid w:val="00D26550"/>
    <w:rsid w:val="00D26613"/>
    <w:rsid w:val="00D33DC2"/>
    <w:rsid w:val="00D34C16"/>
    <w:rsid w:val="00D44761"/>
    <w:rsid w:val="00D47566"/>
    <w:rsid w:val="00D66807"/>
    <w:rsid w:val="00D90169"/>
    <w:rsid w:val="00D9436C"/>
    <w:rsid w:val="00D94EDA"/>
    <w:rsid w:val="00DF088C"/>
    <w:rsid w:val="00E042D2"/>
    <w:rsid w:val="00E3466B"/>
    <w:rsid w:val="00E63328"/>
    <w:rsid w:val="00E643F4"/>
    <w:rsid w:val="00E660D7"/>
    <w:rsid w:val="00E66DED"/>
    <w:rsid w:val="00EB29D7"/>
    <w:rsid w:val="00EC7B82"/>
    <w:rsid w:val="00F2005B"/>
    <w:rsid w:val="00F22A20"/>
    <w:rsid w:val="00F24CA8"/>
    <w:rsid w:val="00F3490A"/>
    <w:rsid w:val="00F474B2"/>
    <w:rsid w:val="00F53479"/>
    <w:rsid w:val="00F82020"/>
    <w:rsid w:val="00F831BA"/>
    <w:rsid w:val="00F841FD"/>
    <w:rsid w:val="00F84FEB"/>
    <w:rsid w:val="00F93186"/>
    <w:rsid w:val="00FD04A4"/>
    <w:rsid w:val="00FD0771"/>
    <w:rsid w:val="00FF33CA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AAF35"/>
  <w15:chartTrackingRefBased/>
  <w15:docId w15:val="{8C301537-5C5C-48C4-9C86-D96B2FFC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C0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5C"/>
    <w:pPr>
      <w:keepNext/>
      <w:keepLines/>
      <w:numPr>
        <w:numId w:val="11"/>
      </w:numPr>
      <w:spacing w:before="240"/>
      <w:ind w:left="431" w:hanging="431"/>
      <w:outlineLvl w:val="0"/>
    </w:pPr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5C"/>
    <w:pPr>
      <w:keepNext/>
      <w:keepLines/>
      <w:numPr>
        <w:ilvl w:val="1"/>
        <w:numId w:val="12"/>
      </w:numPr>
      <w:spacing w:before="200"/>
      <w:outlineLvl w:val="1"/>
    </w:pPr>
    <w:rPr>
      <w:rFonts w:ascii="Calibri Light" w:eastAsiaTheme="majorEastAsia" w:hAnsi="Calibri Light" w:cstheme="majorBidi"/>
      <w:b/>
      <w:bCs/>
      <w:color w:val="003D8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5C"/>
    <w:pPr>
      <w:keepNext/>
      <w:keepLines/>
      <w:numPr>
        <w:ilvl w:val="2"/>
        <w:numId w:val="12"/>
      </w:numPr>
      <w:spacing w:before="200"/>
      <w:outlineLvl w:val="2"/>
    </w:pPr>
    <w:rPr>
      <w:rFonts w:ascii="Calibri Light" w:eastAsiaTheme="majorEastAsia" w:hAnsi="Calibri Light" w:cstheme="majorBidi"/>
      <w:b/>
      <w:bCs/>
      <w:color w:val="003D8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5C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Theme="majorEastAsia" w:hAnsi="Calibri Light" w:cstheme="majorBidi"/>
      <w:b/>
      <w:bCs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5C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Theme="majorEastAsia" w:hAnsi="Calibri Light" w:cstheme="majorBidi"/>
      <w:b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C"/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43D5C"/>
    <w:rPr>
      <w:rFonts w:ascii="Calibri Light" w:eastAsiaTheme="majorEastAsia" w:hAnsi="Calibri Light" w:cstheme="majorBidi"/>
      <w:b/>
      <w:bCs/>
      <w:iCs/>
      <w:color w:val="1F497D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43D5C"/>
    <w:rPr>
      <w:rFonts w:ascii="Calibri Light" w:eastAsiaTheme="majorEastAsia" w:hAnsi="Calibri Light" w:cstheme="majorBidi"/>
      <w:b/>
      <w:color w:val="1F497D" w:themeColor="text2"/>
      <w:sz w:val="20"/>
    </w:rPr>
  </w:style>
  <w:style w:type="paragraph" w:customStyle="1" w:styleId="Code">
    <w:name w:val="Code"/>
    <w:basedOn w:val="Normal"/>
    <w:link w:val="CodeChar"/>
    <w:qFormat/>
    <w:rsid w:val="0080323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Consolas" w:hAnsi="Consolas" w:cs="Courier New"/>
      <w:sz w:val="18"/>
      <w:szCs w:val="20"/>
    </w:rPr>
  </w:style>
  <w:style w:type="character" w:customStyle="1" w:styleId="CodeChar">
    <w:name w:val="Code Char"/>
    <w:basedOn w:val="DefaultParagraphFont"/>
    <w:link w:val="Code"/>
    <w:rsid w:val="00803237"/>
    <w:rPr>
      <w:rFonts w:ascii="Consolas" w:hAnsi="Consolas" w:cs="Courier New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47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47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4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0FAC"/>
    <w:pPr>
      <w:spacing w:after="200"/>
    </w:pPr>
    <w:rPr>
      <w:bCs/>
      <w:i/>
      <w:color w:val="4F81BD" w:themeColor="accent1"/>
      <w:sz w:val="16"/>
      <w:szCs w:val="18"/>
    </w:rPr>
  </w:style>
  <w:style w:type="paragraph" w:styleId="ListParagraph">
    <w:name w:val="List Paragraph"/>
    <w:basedOn w:val="Normal"/>
    <w:uiPriority w:val="34"/>
    <w:qFormat/>
    <w:rsid w:val="00B556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C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92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7375</TotalTime>
  <Pages>2</Pages>
  <Words>776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Fedder Jensen</dc:creator>
  <cp:keywords/>
  <dc:description/>
  <cp:lastModifiedBy>Michael Sørensen Loft</cp:lastModifiedBy>
  <cp:revision>121</cp:revision>
  <cp:lastPrinted>2025-11-20T10:11:00Z</cp:lastPrinted>
  <dcterms:created xsi:type="dcterms:W3CDTF">2017-05-15T09:02:00Z</dcterms:created>
  <dcterms:modified xsi:type="dcterms:W3CDTF">2025-11-20T10:11:00Z</dcterms:modified>
</cp:coreProperties>
</file>