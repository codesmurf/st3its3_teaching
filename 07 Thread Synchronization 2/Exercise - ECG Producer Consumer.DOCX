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60D7" w:rsidRDefault="00F93186" w:rsidP="00292ACD">
      <w:pPr>
        <w:rPr>
          <w:b/>
          <w:lang w:val="en-US"/>
        </w:rPr>
      </w:pPr>
      <w:r w:rsidRPr="002255D2">
        <w:rPr>
          <w:b/>
          <w:lang w:val="en-US"/>
        </w:rPr>
        <w:t xml:space="preserve">Exercise: </w:t>
      </w:r>
      <w:r w:rsidR="004C052D">
        <w:rPr>
          <w:b/>
          <w:lang w:val="en-US"/>
        </w:rPr>
        <w:t xml:space="preserve">Producer – Consumer, </w:t>
      </w:r>
      <w:r w:rsidR="00292ACD">
        <w:rPr>
          <w:b/>
          <w:lang w:val="en-US"/>
        </w:rPr>
        <w:t>Electrocardiography (ECG)</w:t>
      </w:r>
    </w:p>
    <w:p w:rsidR="00292ACD" w:rsidRDefault="00292ACD" w:rsidP="00292ACD">
      <w:pPr>
        <w:rPr>
          <w:lang w:val="en-US"/>
        </w:rPr>
      </w:pPr>
    </w:p>
    <w:p w:rsidR="00292ACD" w:rsidRDefault="00292ACD" w:rsidP="00292ACD">
      <w:pPr>
        <w:rPr>
          <w:lang w:val="en-US"/>
        </w:rPr>
      </w:pPr>
      <w:r w:rsidRPr="00292ACD">
        <w:rPr>
          <w:lang w:val="en-US"/>
        </w:rPr>
        <w:t>In</w:t>
      </w:r>
      <w:r>
        <w:rPr>
          <w:lang w:val="en-US"/>
        </w:rPr>
        <w:t xml:space="preserve"> this exercise</w:t>
      </w:r>
      <w:r w:rsidR="00397F16">
        <w:rPr>
          <w:lang w:val="en-US"/>
        </w:rPr>
        <w:t>,</w:t>
      </w:r>
      <w:r>
        <w:rPr>
          <w:lang w:val="en-US"/>
        </w:rPr>
        <w:t xml:space="preserve"> you will work with the collection and </w:t>
      </w:r>
      <w:r w:rsidR="009669F7">
        <w:rPr>
          <w:lang w:val="en-US"/>
        </w:rPr>
        <w:t>processing</w:t>
      </w:r>
      <w:r>
        <w:rPr>
          <w:lang w:val="en-US"/>
        </w:rPr>
        <w:t xml:space="preserve"> of </w:t>
      </w:r>
      <w:hyperlink r:id="rId7" w:history="1">
        <w:r w:rsidRPr="00292ACD">
          <w:rPr>
            <w:rStyle w:val="Hyperlink"/>
            <w:i/>
            <w:lang w:val="en-US"/>
          </w:rPr>
          <w:t>electrocardiography</w:t>
        </w:r>
      </w:hyperlink>
      <w:r>
        <w:rPr>
          <w:lang w:val="en-US"/>
        </w:rPr>
        <w:t xml:space="preserve"> (ECG) samples. In short, ECG</w:t>
      </w:r>
      <w:r w:rsidRPr="00292ACD">
        <w:rPr>
          <w:lang w:val="en-US"/>
        </w:rPr>
        <w:t xml:space="preserve"> is the process of recording the </w:t>
      </w:r>
      <w:r w:rsidR="00397F16">
        <w:rPr>
          <w:lang w:val="en-US"/>
        </w:rPr>
        <w:t>heart's electrical activity over</w:t>
      </w:r>
      <w:r w:rsidRPr="00292ACD">
        <w:rPr>
          <w:lang w:val="en-US"/>
        </w:rPr>
        <w:t xml:space="preserve"> time</w:t>
      </w:r>
      <w:r>
        <w:rPr>
          <w:lang w:val="en-US"/>
        </w:rPr>
        <w:t>.</w:t>
      </w:r>
    </w:p>
    <w:p w:rsidR="00292ACD" w:rsidRDefault="00292ACD" w:rsidP="00292ACD">
      <w:pPr>
        <w:rPr>
          <w:lang w:val="en-US"/>
        </w:rPr>
      </w:pPr>
    </w:p>
    <w:p w:rsidR="00292ACD" w:rsidRDefault="00397F16" w:rsidP="00292ACD">
      <w:pPr>
        <w:rPr>
          <w:lang w:val="en-US"/>
        </w:rPr>
      </w:pPr>
      <w:r>
        <w:rPr>
          <w:lang w:val="en-US"/>
        </w:rPr>
        <w:t>This exercise focuses on</w:t>
      </w:r>
      <w:r w:rsidR="00292ACD">
        <w:rPr>
          <w:lang w:val="en-US"/>
        </w:rPr>
        <w:t xml:space="preserve"> </w:t>
      </w:r>
      <w:r w:rsidR="004C052D">
        <w:rPr>
          <w:lang w:val="en-US"/>
        </w:rPr>
        <w:t>the producer-consumer pattern</w:t>
      </w:r>
      <w:r w:rsidR="00292ACD">
        <w:rPr>
          <w:lang w:val="en-US"/>
        </w:rPr>
        <w:t xml:space="preserve">, which we will use to decouple </w:t>
      </w:r>
      <w:r w:rsidR="004C052D">
        <w:rPr>
          <w:lang w:val="en-US"/>
        </w:rPr>
        <w:t>the collection of samples from the processing of samples and allow collection and processing to run in separate threads</w:t>
      </w:r>
      <w:r w:rsidR="00292ACD">
        <w:rPr>
          <w:lang w:val="en-US"/>
        </w:rPr>
        <w:t>.</w:t>
      </w:r>
    </w:p>
    <w:p w:rsidR="00B62F99" w:rsidRDefault="00B62F99" w:rsidP="00292ACD">
      <w:pPr>
        <w:rPr>
          <w:lang w:val="en-US"/>
        </w:rPr>
      </w:pPr>
    </w:p>
    <w:p w:rsidR="00292ACD" w:rsidRDefault="00292ACD" w:rsidP="00292ACD">
      <w:pPr>
        <w:pBdr>
          <w:bottom w:val="single" w:sz="6" w:space="1" w:color="auto"/>
        </w:pBdr>
        <w:rPr>
          <w:lang w:val="en-US"/>
        </w:rPr>
      </w:pPr>
    </w:p>
    <w:p w:rsidR="00292ACD" w:rsidRDefault="00292ACD" w:rsidP="00292ACD">
      <w:pPr>
        <w:rPr>
          <w:lang w:val="en-US"/>
        </w:rPr>
      </w:pPr>
    </w:p>
    <w:p w:rsidR="00C8039B" w:rsidRPr="00C8039B" w:rsidRDefault="00C8039B" w:rsidP="00292ACD">
      <w:pPr>
        <w:rPr>
          <w:noProof/>
          <w:lang w:val="en-US" w:eastAsia="da-DK"/>
        </w:rPr>
      </w:pPr>
      <w:r w:rsidRPr="00C8039B">
        <w:rPr>
          <w:noProof/>
          <w:lang w:val="en-US" w:eastAsia="da-DK"/>
        </w:rPr>
        <w:t xml:space="preserve">An </w:t>
      </w:r>
      <w:r w:rsidRPr="00B62F99">
        <w:rPr>
          <w:i/>
          <w:noProof/>
          <w:lang w:val="en-US" w:eastAsia="da-DK"/>
        </w:rPr>
        <w:t>ECG signal</w:t>
      </w:r>
      <w:r w:rsidRPr="00C8039B">
        <w:rPr>
          <w:noProof/>
          <w:lang w:val="en-US" w:eastAsia="da-DK"/>
        </w:rPr>
        <w:t xml:space="preserve"> is a continuous signal with – in a </w:t>
      </w:r>
      <w:r>
        <w:rPr>
          <w:noProof/>
          <w:lang w:val="en-US" w:eastAsia="da-DK"/>
        </w:rPr>
        <w:t xml:space="preserve">healthy person – looks similar to the </w:t>
      </w:r>
      <w:r w:rsidR="00397F16">
        <w:rPr>
          <w:noProof/>
          <w:lang w:val="en-US" w:eastAsia="da-DK"/>
        </w:rPr>
        <w:t xml:space="preserve">one </w:t>
      </w:r>
      <w:r>
        <w:rPr>
          <w:noProof/>
          <w:lang w:val="en-US" w:eastAsia="da-DK"/>
        </w:rPr>
        <w:t xml:space="preserve">below. </w:t>
      </w:r>
      <w:r w:rsidR="002A695D">
        <w:rPr>
          <w:noProof/>
          <w:lang w:val="en-US" w:eastAsia="da-DK"/>
        </w:rPr>
        <w:t xml:space="preserve">We will create a small system that can receive </w:t>
      </w:r>
      <w:r w:rsidR="00397F16">
        <w:rPr>
          <w:noProof/>
          <w:lang w:val="en-US" w:eastAsia="da-DK"/>
        </w:rPr>
        <w:t>and process samples of such a signal periodically</w:t>
      </w:r>
      <w:r w:rsidR="002A695D">
        <w:rPr>
          <w:noProof/>
          <w:lang w:val="en-US" w:eastAsia="da-DK"/>
        </w:rPr>
        <w:t>.</w:t>
      </w:r>
    </w:p>
    <w:p w:rsidR="00C8039B" w:rsidRPr="00C8039B" w:rsidRDefault="00C8039B" w:rsidP="00292ACD">
      <w:pPr>
        <w:rPr>
          <w:noProof/>
          <w:lang w:val="en-US" w:eastAsia="da-DK"/>
        </w:rPr>
      </w:pPr>
    </w:p>
    <w:p w:rsidR="002A695D" w:rsidRPr="007F46A0" w:rsidRDefault="002A695D" w:rsidP="00292ACD">
      <w:pPr>
        <w:jc w:val="center"/>
        <w:rPr>
          <w:lang w:val="en-US"/>
        </w:rPr>
      </w:pPr>
    </w:p>
    <w:p w:rsidR="00292ACD" w:rsidRDefault="00E84FD0" w:rsidP="00292ACD">
      <w:pPr>
        <w:jc w:val="center"/>
        <w:rPr>
          <w:lang w:val="en-US"/>
        </w:rPr>
      </w:pPr>
      <w:r>
        <w:rPr>
          <w:noProof/>
        </w:rPr>
        <w:object w:dxaOrig="6586" w:dyaOrig="2805" w14:anchorId="6E9E69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28.6pt;height:140.3pt;mso-width-percent:0;mso-height-percent:0;mso-width-percent:0;mso-height-percent:0" o:ole="">
            <v:imagedata r:id="rId8" o:title=""/>
          </v:shape>
          <o:OLEObject Type="Embed" ProgID="Visio.Drawing.15" ShapeID="_x0000_i1025" DrawAspect="Content" ObjectID="_1757929055" r:id="rId9"/>
        </w:object>
      </w:r>
    </w:p>
    <w:p w:rsidR="002A695D" w:rsidRDefault="002A695D" w:rsidP="002B2485">
      <w:pPr>
        <w:rPr>
          <w:lang w:val="en-US"/>
        </w:rPr>
      </w:pPr>
    </w:p>
    <w:p w:rsidR="008B31FB" w:rsidRDefault="008B31FB" w:rsidP="002B2485">
      <w:pPr>
        <w:rPr>
          <w:lang w:val="en-US"/>
        </w:rPr>
      </w:pPr>
      <w:r>
        <w:rPr>
          <w:lang w:val="en-US"/>
        </w:rPr>
        <w:t>A self-taught l33t programmer has previously worked on the s</w:t>
      </w:r>
      <w:r w:rsidR="00734C46">
        <w:rPr>
          <w:lang w:val="en-US"/>
        </w:rPr>
        <w:t>ystem and left a design for you:</w:t>
      </w:r>
    </w:p>
    <w:p w:rsidR="00734C46" w:rsidRDefault="00734C46" w:rsidP="002B2485">
      <w:pPr>
        <w:rPr>
          <w:lang w:val="en-US"/>
        </w:rPr>
      </w:pPr>
    </w:p>
    <w:p w:rsidR="00734C46" w:rsidRDefault="00734C46" w:rsidP="002B2485">
      <w:pPr>
        <w:rPr>
          <w:lang w:val="en-US"/>
        </w:rPr>
      </w:pPr>
      <w:r>
        <w:rPr>
          <w:noProof/>
          <w:lang w:eastAsia="da-DK"/>
        </w:rPr>
        <w:drawing>
          <wp:inline distT="0" distB="0" distL="0" distR="0" wp14:anchorId="7A2BB9E7" wp14:editId="78C0B80A">
            <wp:extent cx="6120130" cy="1456574"/>
            <wp:effectExtent l="0" t="0" r="0" b="0"/>
            <wp:docPr id="1" name="Picture 1" descr="C:\Users\au153021\AppData\Local\Microsoft\Windows\INetCache\Content.MSO\97D9D9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u153021\AppData\Local\Microsoft\Windows\INetCache\Content.MSO\97D9D976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C46" w:rsidRDefault="00734C46" w:rsidP="002B2485">
      <w:pPr>
        <w:rPr>
          <w:lang w:val="en-US"/>
        </w:rPr>
      </w:pPr>
    </w:p>
    <w:p w:rsidR="00734C46" w:rsidRDefault="00734C46" w:rsidP="002B2485">
      <w:pPr>
        <w:rPr>
          <w:lang w:val="en-US"/>
        </w:rPr>
      </w:pPr>
      <w:r>
        <w:rPr>
          <w:lang w:val="en-US"/>
        </w:rPr>
        <w:t>Being the brilliant and educated engineer you are, you immediately see</w:t>
      </w:r>
      <w:r w:rsidR="00635DC3">
        <w:rPr>
          <w:lang w:val="en-US"/>
        </w:rPr>
        <w:t xml:space="preserve"> that this is a bad design:</w:t>
      </w:r>
      <w:r>
        <w:rPr>
          <w:lang w:val="en-US"/>
        </w:rPr>
        <w:t xml:space="preserve"> The sensor, which provides samples </w:t>
      </w:r>
      <w:del w:id="0" w:author="Henrik Bitsch Kirk" w:date="2023-10-04T12:47:00Z">
        <w:r w:rsidDel="00BD38C0">
          <w:rPr>
            <w:lang w:val="en-US"/>
          </w:rPr>
          <w:delText>know</w:delText>
        </w:r>
      </w:del>
      <w:ins w:id="1" w:author="Henrik Bitsch Kirk" w:date="2023-10-04T12:47:00Z">
        <w:r w:rsidR="00BD38C0">
          <w:rPr>
            <w:lang w:val="en-US"/>
          </w:rPr>
          <w:t>knows</w:t>
        </w:r>
      </w:ins>
      <w:r>
        <w:rPr>
          <w:lang w:val="en-US"/>
        </w:rPr>
        <w:t xml:space="preserve"> the </w:t>
      </w:r>
      <w:proofErr w:type="spellStart"/>
      <w:r>
        <w:rPr>
          <w:lang w:val="en-US"/>
        </w:rPr>
        <w:t>ECGContainer</w:t>
      </w:r>
      <w:proofErr w:type="spellEnd"/>
      <w:r>
        <w:rPr>
          <w:lang w:val="en-US"/>
        </w:rPr>
        <w:t>, which consumes samples.</w:t>
      </w:r>
      <w:r w:rsidR="00635DC3">
        <w:rPr>
          <w:lang w:val="en-US"/>
        </w:rPr>
        <w:t xml:space="preserve"> The </w:t>
      </w:r>
      <w:proofErr w:type="spellStart"/>
      <w:r w:rsidR="00635DC3">
        <w:rPr>
          <w:lang w:val="en-US"/>
        </w:rPr>
        <w:t>ECGSensor</w:t>
      </w:r>
      <w:proofErr w:type="spellEnd"/>
      <w:r w:rsidR="00635DC3">
        <w:rPr>
          <w:lang w:val="en-US"/>
        </w:rPr>
        <w:t xml:space="preserve"> is highly coupled to the </w:t>
      </w:r>
      <w:proofErr w:type="spellStart"/>
      <w:r w:rsidR="00635DC3">
        <w:rPr>
          <w:lang w:val="en-US"/>
        </w:rPr>
        <w:t>ECGContainer</w:t>
      </w:r>
      <w:proofErr w:type="spellEnd"/>
      <w:r w:rsidR="00635DC3">
        <w:rPr>
          <w:lang w:val="en-US"/>
        </w:rPr>
        <w:t>.</w:t>
      </w:r>
    </w:p>
    <w:p w:rsidR="00734C46" w:rsidRDefault="00734C46" w:rsidP="002B2485">
      <w:pPr>
        <w:rPr>
          <w:lang w:val="en-US"/>
        </w:rPr>
      </w:pPr>
    </w:p>
    <w:p w:rsidR="008B31FB" w:rsidRDefault="00635DC3" w:rsidP="002B2485">
      <w:pPr>
        <w:rPr>
          <w:lang w:val="en-US"/>
        </w:rPr>
      </w:pPr>
      <w:r>
        <w:rPr>
          <w:lang w:val="en-US"/>
        </w:rPr>
        <w:t xml:space="preserve">Your job is to </w:t>
      </w:r>
      <w:r w:rsidR="00923FE1">
        <w:rPr>
          <w:lang w:val="en-US"/>
        </w:rPr>
        <w:t>create a better design and imp</w:t>
      </w:r>
      <w:r w:rsidR="00CA0350">
        <w:rPr>
          <w:lang w:val="en-US"/>
        </w:rPr>
        <w:t>l</w:t>
      </w:r>
      <w:r w:rsidR="00923FE1">
        <w:rPr>
          <w:lang w:val="en-US"/>
        </w:rPr>
        <w:t>ement it.</w:t>
      </w:r>
      <w:r w:rsidR="00352FA2">
        <w:rPr>
          <w:lang w:val="en-US"/>
        </w:rPr>
        <w:t xml:space="preserve"> You should work together with one or more other students when you do the design.</w:t>
      </w:r>
    </w:p>
    <w:p w:rsidR="00923FE1" w:rsidRDefault="00923FE1" w:rsidP="00923FE1">
      <w:pPr>
        <w:pBdr>
          <w:bottom w:val="single" w:sz="6" w:space="1" w:color="auto"/>
        </w:pBdr>
        <w:rPr>
          <w:lang w:val="en-US"/>
        </w:rPr>
      </w:pPr>
    </w:p>
    <w:p w:rsidR="00923FE1" w:rsidRDefault="00923FE1" w:rsidP="00923FE1">
      <w:pPr>
        <w:rPr>
          <w:lang w:val="en-US"/>
        </w:rPr>
      </w:pPr>
    </w:p>
    <w:p w:rsidR="002B2485" w:rsidRPr="009918C4" w:rsidRDefault="002B2485" w:rsidP="002B2485">
      <w:pPr>
        <w:rPr>
          <w:b/>
          <w:lang w:val="en-US"/>
        </w:rPr>
      </w:pPr>
      <w:r w:rsidRPr="009918C4">
        <w:rPr>
          <w:b/>
          <w:lang w:val="en-US"/>
        </w:rPr>
        <w:t>Exercise 1:</w:t>
      </w:r>
    </w:p>
    <w:p w:rsidR="002B2485" w:rsidRDefault="002B2485" w:rsidP="002B2485">
      <w:pPr>
        <w:rPr>
          <w:lang w:val="en-US"/>
        </w:rPr>
      </w:pPr>
      <w:r>
        <w:rPr>
          <w:lang w:val="en-US"/>
        </w:rPr>
        <w:t xml:space="preserve">Consider the design above. </w:t>
      </w:r>
      <w:r w:rsidR="00CA0350">
        <w:rPr>
          <w:lang w:val="en-US"/>
        </w:rPr>
        <w:t>How can you use the producer-consumer pattern and a queue (</w:t>
      </w:r>
      <w:proofErr w:type="spellStart"/>
      <w:r w:rsidR="00CA0350">
        <w:rPr>
          <w:lang w:val="en-US"/>
        </w:rPr>
        <w:t>BlockingCollection</w:t>
      </w:r>
      <w:proofErr w:type="spellEnd"/>
      <w:r w:rsidR="00CA0350">
        <w:rPr>
          <w:lang w:val="en-US"/>
        </w:rPr>
        <w:t xml:space="preserve">) to decouple the </w:t>
      </w:r>
      <w:proofErr w:type="spellStart"/>
      <w:r w:rsidR="00CA0350">
        <w:rPr>
          <w:lang w:val="en-US"/>
        </w:rPr>
        <w:t>ECGSensor</w:t>
      </w:r>
      <w:proofErr w:type="spellEnd"/>
      <w:r w:rsidR="00CA0350">
        <w:rPr>
          <w:lang w:val="en-US"/>
        </w:rPr>
        <w:t xml:space="preserve"> from the </w:t>
      </w:r>
      <w:proofErr w:type="spellStart"/>
      <w:r w:rsidR="00CA0350">
        <w:rPr>
          <w:lang w:val="en-US"/>
        </w:rPr>
        <w:t>ECGContainer</w:t>
      </w:r>
      <w:proofErr w:type="spellEnd"/>
      <w:r w:rsidR="00CA0350">
        <w:rPr>
          <w:lang w:val="en-US"/>
        </w:rPr>
        <w:t>?</w:t>
      </w:r>
    </w:p>
    <w:p w:rsidR="007F7A57" w:rsidRDefault="007F7A57" w:rsidP="002B2485">
      <w:pPr>
        <w:rPr>
          <w:lang w:val="en-US"/>
        </w:rPr>
      </w:pPr>
    </w:p>
    <w:p w:rsidR="00352FA2" w:rsidRDefault="00352FA2" w:rsidP="002B2485">
      <w:pPr>
        <w:rPr>
          <w:lang w:val="en-US"/>
        </w:rPr>
      </w:pPr>
      <w:r>
        <w:rPr>
          <w:lang w:val="en-US"/>
        </w:rPr>
        <w:t xml:space="preserve">Create a design for </w:t>
      </w:r>
      <w:del w:id="2" w:author="Henrik Bitsch Kirk" w:date="2023-10-04T12:47:00Z">
        <w:r w:rsidDel="00BD38C0">
          <w:rPr>
            <w:lang w:val="en-US"/>
          </w:rPr>
          <w:delText>you</w:delText>
        </w:r>
      </w:del>
      <w:ins w:id="3" w:author="Henrik Bitsch Kirk" w:date="2023-10-04T12:47:00Z">
        <w:r w:rsidR="00BD38C0">
          <w:rPr>
            <w:lang w:val="en-US"/>
          </w:rPr>
          <w:t>your</w:t>
        </w:r>
      </w:ins>
      <w:r>
        <w:rPr>
          <w:lang w:val="en-US"/>
        </w:rPr>
        <w:t xml:space="preserve"> system in the form of an UML class diagram.</w:t>
      </w:r>
    </w:p>
    <w:p w:rsidR="00236C40" w:rsidRDefault="00236C40" w:rsidP="002B2485">
      <w:pPr>
        <w:rPr>
          <w:i/>
          <w:lang w:val="en-US"/>
        </w:rPr>
      </w:pPr>
    </w:p>
    <w:p w:rsidR="00CA0350" w:rsidRPr="007F7A57" w:rsidRDefault="00CA0350" w:rsidP="002B2485">
      <w:pPr>
        <w:rPr>
          <w:i/>
          <w:lang w:val="en-US"/>
        </w:rPr>
      </w:pPr>
      <w:r w:rsidRPr="007F7A57">
        <w:rPr>
          <w:i/>
          <w:lang w:val="en-US"/>
        </w:rPr>
        <w:t xml:space="preserve">Hint: You will probably need to introduce new classes for the </w:t>
      </w:r>
      <w:proofErr w:type="spellStart"/>
      <w:r w:rsidR="00607368" w:rsidRPr="007F7A57">
        <w:rPr>
          <w:b/>
          <w:i/>
          <w:lang w:val="en-US"/>
        </w:rPr>
        <w:t>ECGReading</w:t>
      </w:r>
      <w:r w:rsidR="00406369" w:rsidRPr="007F7A57">
        <w:rPr>
          <w:b/>
          <w:i/>
          <w:lang w:val="en-US"/>
        </w:rPr>
        <w:t>P</w:t>
      </w:r>
      <w:r w:rsidRPr="007F7A57">
        <w:rPr>
          <w:b/>
          <w:i/>
          <w:lang w:val="en-US"/>
        </w:rPr>
        <w:t>roducer</w:t>
      </w:r>
      <w:proofErr w:type="spellEnd"/>
      <w:r w:rsidRPr="007F7A57">
        <w:rPr>
          <w:i/>
          <w:lang w:val="en-US"/>
        </w:rPr>
        <w:t xml:space="preserve">, the </w:t>
      </w:r>
      <w:proofErr w:type="spellStart"/>
      <w:r w:rsidR="00607368" w:rsidRPr="007F7A57">
        <w:rPr>
          <w:b/>
          <w:i/>
          <w:lang w:val="en-US"/>
        </w:rPr>
        <w:t>ECGReading</w:t>
      </w:r>
      <w:r w:rsidR="00406369" w:rsidRPr="007F7A57">
        <w:rPr>
          <w:b/>
          <w:i/>
          <w:lang w:val="en-US"/>
        </w:rPr>
        <w:t>C</w:t>
      </w:r>
      <w:r w:rsidRPr="007F7A57">
        <w:rPr>
          <w:b/>
          <w:i/>
          <w:lang w:val="en-US"/>
        </w:rPr>
        <w:t>onsumer</w:t>
      </w:r>
      <w:proofErr w:type="spellEnd"/>
      <w:ins w:id="4" w:author="Henrik Bitsch Kirk" w:date="2023-10-04T12:47:00Z">
        <w:r w:rsidR="00BD38C0">
          <w:rPr>
            <w:b/>
            <w:i/>
            <w:lang w:val="en-US"/>
          </w:rPr>
          <w:t>,</w:t>
        </w:r>
      </w:ins>
      <w:r w:rsidRPr="007F7A57">
        <w:rPr>
          <w:i/>
          <w:lang w:val="en-US"/>
        </w:rPr>
        <w:t xml:space="preserve"> and a </w:t>
      </w:r>
      <w:proofErr w:type="spellStart"/>
      <w:r w:rsidR="00406369" w:rsidRPr="007F7A57">
        <w:rPr>
          <w:b/>
          <w:i/>
          <w:lang w:val="en-US"/>
        </w:rPr>
        <w:t>DataC</w:t>
      </w:r>
      <w:r w:rsidRPr="007F7A57">
        <w:rPr>
          <w:b/>
          <w:i/>
          <w:lang w:val="en-US"/>
        </w:rPr>
        <w:t>ontainer</w:t>
      </w:r>
      <w:proofErr w:type="spellEnd"/>
      <w:r w:rsidRPr="007F7A57">
        <w:rPr>
          <w:i/>
          <w:lang w:val="en-US"/>
        </w:rPr>
        <w:t xml:space="preserve"> for the data being read from the </w:t>
      </w:r>
      <w:proofErr w:type="spellStart"/>
      <w:r w:rsidRPr="007F7A57">
        <w:rPr>
          <w:i/>
          <w:lang w:val="en-US"/>
        </w:rPr>
        <w:t>ECGSensor</w:t>
      </w:r>
      <w:proofErr w:type="spellEnd"/>
      <w:r w:rsidRPr="007F7A57">
        <w:rPr>
          <w:i/>
          <w:lang w:val="en-US"/>
        </w:rPr>
        <w:t xml:space="preserve"> and sent to </w:t>
      </w:r>
      <w:r w:rsidR="006852DA" w:rsidRPr="007F7A57">
        <w:rPr>
          <w:i/>
          <w:lang w:val="en-US"/>
        </w:rPr>
        <w:t xml:space="preserve">the </w:t>
      </w:r>
      <w:proofErr w:type="spellStart"/>
      <w:r w:rsidR="006852DA" w:rsidRPr="007F7A57">
        <w:rPr>
          <w:i/>
          <w:lang w:val="en-US"/>
        </w:rPr>
        <w:t>ECGContainer</w:t>
      </w:r>
      <w:proofErr w:type="spellEnd"/>
      <w:r w:rsidR="006852DA" w:rsidRPr="007F7A57">
        <w:rPr>
          <w:i/>
          <w:lang w:val="en-US"/>
        </w:rPr>
        <w:t>.</w:t>
      </w:r>
    </w:p>
    <w:p w:rsidR="002B2485" w:rsidRDefault="002B2485" w:rsidP="002B2485">
      <w:pPr>
        <w:rPr>
          <w:lang w:val="en-US"/>
        </w:rPr>
      </w:pPr>
    </w:p>
    <w:p w:rsidR="002B2485" w:rsidRPr="009918C4" w:rsidRDefault="002B2485" w:rsidP="002B2485">
      <w:pPr>
        <w:rPr>
          <w:b/>
          <w:lang w:val="en-US"/>
        </w:rPr>
      </w:pPr>
      <w:r w:rsidRPr="009918C4">
        <w:rPr>
          <w:b/>
          <w:lang w:val="en-US"/>
        </w:rPr>
        <w:t>Exercise 2:</w:t>
      </w:r>
    </w:p>
    <w:p w:rsidR="002B2485" w:rsidRDefault="00352FA2" w:rsidP="002B2485">
      <w:pPr>
        <w:rPr>
          <w:lang w:val="en-US"/>
        </w:rPr>
      </w:pPr>
      <w:r>
        <w:rPr>
          <w:lang w:val="en-US"/>
        </w:rPr>
        <w:t>Show your design to another group and get their feedback. Decide if you want to change anything.</w:t>
      </w:r>
    </w:p>
    <w:p w:rsidR="002B2485" w:rsidRDefault="002B2485" w:rsidP="002B2485">
      <w:pPr>
        <w:rPr>
          <w:lang w:val="en-US"/>
        </w:rPr>
      </w:pPr>
    </w:p>
    <w:p w:rsidR="002B2485" w:rsidRDefault="002B2485" w:rsidP="002B2485">
      <w:pPr>
        <w:rPr>
          <w:lang w:val="en-US"/>
        </w:rPr>
      </w:pPr>
    </w:p>
    <w:p w:rsidR="000262FD" w:rsidRPr="0057490F" w:rsidRDefault="000262FD" w:rsidP="000262FD">
      <w:pPr>
        <w:rPr>
          <w:b/>
          <w:lang w:val="en-US"/>
        </w:rPr>
      </w:pPr>
      <w:r>
        <w:rPr>
          <w:b/>
          <w:lang w:val="en-US"/>
        </w:rPr>
        <w:t>Exercise 3</w:t>
      </w:r>
      <w:r w:rsidRPr="0057490F">
        <w:rPr>
          <w:b/>
          <w:lang w:val="en-US"/>
        </w:rPr>
        <w:t>:</w:t>
      </w:r>
    </w:p>
    <w:p w:rsidR="008C0481" w:rsidRDefault="00352FA2" w:rsidP="000262FD">
      <w:pPr>
        <w:rPr>
          <w:rFonts w:ascii="Calibri" w:hAnsi="Calibri" w:cs="Calibri"/>
          <w:szCs w:val="20"/>
          <w:lang w:val="en-US"/>
        </w:rPr>
      </w:pPr>
      <w:r>
        <w:rPr>
          <w:lang w:val="en-US"/>
        </w:rPr>
        <w:t>Implement your design</w:t>
      </w:r>
      <w:r w:rsidR="00023AD9">
        <w:rPr>
          <w:lang w:val="en-US"/>
        </w:rPr>
        <w:t xml:space="preserve"> as a console application and create a simulated version of the sensor</w:t>
      </w:r>
      <w:r>
        <w:rPr>
          <w:lang w:val="en-US"/>
        </w:rPr>
        <w:t>.</w:t>
      </w:r>
      <w:r w:rsidR="00023AD9" w:rsidRPr="00023AD9">
        <w:rPr>
          <w:rFonts w:ascii="Calibri" w:hAnsi="Calibri" w:cs="Calibri"/>
          <w:szCs w:val="20"/>
          <w:lang w:val="en-US"/>
        </w:rPr>
        <w:t xml:space="preserve"> </w:t>
      </w:r>
    </w:p>
    <w:p w:rsidR="00352FA2" w:rsidRDefault="00023AD9" w:rsidP="000262FD">
      <w:pPr>
        <w:rPr>
          <w:rFonts w:ascii="Calibri" w:hAnsi="Calibri" w:cs="Calibri"/>
          <w:szCs w:val="20"/>
          <w:lang w:val="en-US"/>
        </w:rPr>
      </w:pPr>
      <w:r w:rsidRPr="00023AD9">
        <w:rPr>
          <w:rFonts w:ascii="Calibri" w:hAnsi="Calibri" w:cs="Calibri"/>
          <w:szCs w:val="20"/>
          <w:lang w:val="en-US"/>
        </w:rPr>
        <w:t>The simulated sensor should be polled, i.e., you have to ask the sensor</w:t>
      </w:r>
      <w:r w:rsidR="008C0481">
        <w:rPr>
          <w:rFonts w:ascii="Calibri" w:hAnsi="Calibri" w:cs="Calibri"/>
          <w:szCs w:val="20"/>
          <w:lang w:val="en-US"/>
        </w:rPr>
        <w:t xml:space="preserve"> for a new sample and it shall return a value between 0 and 50. The polling frequency shall be once every second.</w:t>
      </w:r>
    </w:p>
    <w:p w:rsidR="008C0481" w:rsidRDefault="008C0481" w:rsidP="000262FD">
      <w:pPr>
        <w:rPr>
          <w:rFonts w:ascii="Calibri" w:hAnsi="Calibri" w:cs="Calibri"/>
          <w:szCs w:val="20"/>
          <w:lang w:val="en-US"/>
        </w:rPr>
      </w:pPr>
    </w:p>
    <w:p w:rsidR="008C0481" w:rsidRDefault="008C0481" w:rsidP="000262FD">
      <w:pPr>
        <w:rPr>
          <w:lang w:val="en-US"/>
        </w:rPr>
      </w:pPr>
      <w:r>
        <w:rPr>
          <w:rFonts w:ascii="Calibri" w:hAnsi="Calibri" w:cs="Calibri"/>
          <w:szCs w:val="20"/>
          <w:lang w:val="en-US"/>
        </w:rPr>
        <w:t>The producer</w:t>
      </w:r>
      <w:ins w:id="5" w:author="Henrik Bitsch Kirk" w:date="2023-10-04T12:48:00Z">
        <w:r w:rsidR="00BD38C0">
          <w:rPr>
            <w:rFonts w:ascii="Calibri" w:hAnsi="Calibri" w:cs="Calibri"/>
            <w:szCs w:val="20"/>
            <w:lang w:val="en-US"/>
          </w:rPr>
          <w:t>-</w:t>
        </w:r>
      </w:ins>
      <w:r>
        <w:rPr>
          <w:rFonts w:ascii="Calibri" w:hAnsi="Calibri" w:cs="Calibri"/>
          <w:szCs w:val="20"/>
          <w:lang w:val="en-US"/>
        </w:rPr>
        <w:t xml:space="preserve"> and the consumer</w:t>
      </w:r>
      <w:del w:id="6" w:author="Henrik Bitsch Kirk" w:date="2023-10-04T12:48:00Z">
        <w:r w:rsidDel="00BD38C0">
          <w:rPr>
            <w:rFonts w:ascii="Calibri" w:hAnsi="Calibri" w:cs="Calibri"/>
            <w:szCs w:val="20"/>
            <w:lang w:val="en-US"/>
          </w:rPr>
          <w:delText xml:space="preserve"> </w:delText>
        </w:r>
      </w:del>
      <w:ins w:id="7" w:author="Henrik Bitsch Kirk" w:date="2023-10-04T12:49:00Z">
        <w:r w:rsidR="00BD38C0">
          <w:rPr>
            <w:rFonts w:ascii="Calibri" w:hAnsi="Calibri" w:cs="Calibri"/>
            <w:szCs w:val="20"/>
            <w:lang w:val="en-US"/>
          </w:rPr>
          <w:t>-</w:t>
        </w:r>
      </w:ins>
      <w:r>
        <w:rPr>
          <w:rFonts w:ascii="Calibri" w:hAnsi="Calibri" w:cs="Calibri"/>
          <w:szCs w:val="20"/>
          <w:lang w:val="en-US"/>
        </w:rPr>
        <w:t>parts of your system shall run in separate threads. Every time the consumer receives a new sample it shall be printed to the console.</w:t>
      </w:r>
    </w:p>
    <w:p w:rsidR="00352FA2" w:rsidRDefault="00352FA2" w:rsidP="002B2485">
      <w:pPr>
        <w:rPr>
          <w:lang w:val="en-US"/>
        </w:rPr>
      </w:pPr>
    </w:p>
    <w:p w:rsidR="008C0481" w:rsidRDefault="000262FD" w:rsidP="00B62F99">
      <w:pPr>
        <w:keepNext/>
        <w:keepLines/>
        <w:rPr>
          <w:b/>
          <w:lang w:val="en-US"/>
        </w:rPr>
      </w:pPr>
      <w:r w:rsidRPr="001D7947">
        <w:rPr>
          <w:b/>
          <w:lang w:val="en-US"/>
        </w:rPr>
        <w:t>Exercise 4:</w:t>
      </w:r>
    </w:p>
    <w:p w:rsidR="008C0481" w:rsidRDefault="008C0481" w:rsidP="00B62F99">
      <w:pPr>
        <w:keepNext/>
        <w:keepLines/>
        <w:rPr>
          <w:lang w:val="en-US"/>
        </w:rPr>
      </w:pPr>
      <w:r>
        <w:rPr>
          <w:lang w:val="en-US"/>
        </w:rPr>
        <w:t xml:space="preserve">The ‘Process’ method on </w:t>
      </w:r>
      <w:proofErr w:type="spellStart"/>
      <w:r>
        <w:rPr>
          <w:lang w:val="en-US"/>
        </w:rPr>
        <w:t>ECGContainer</w:t>
      </w:r>
      <w:proofErr w:type="spellEnd"/>
      <w:r>
        <w:rPr>
          <w:lang w:val="en-US"/>
        </w:rPr>
        <w:t xml:space="preserve"> shall be called from the Main thread</w:t>
      </w:r>
      <w:del w:id="8" w:author="Henrik Bitsch Kirk" w:date="2023-10-04T12:49:00Z">
        <w:r w:rsidDel="00BD38C0">
          <w:rPr>
            <w:lang w:val="en-US"/>
          </w:rPr>
          <w:delText>,</w:delText>
        </w:r>
      </w:del>
      <w:r>
        <w:rPr>
          <w:lang w:val="en-US"/>
        </w:rPr>
        <w:t xml:space="preserve"> when the button ‘p’ is pressed.</w:t>
      </w:r>
    </w:p>
    <w:p w:rsidR="00BA44FF" w:rsidRDefault="00BA44FF" w:rsidP="00B62F99">
      <w:pPr>
        <w:keepNext/>
        <w:keepLines/>
        <w:rPr>
          <w:lang w:val="en-US"/>
        </w:rPr>
      </w:pPr>
      <w:r>
        <w:rPr>
          <w:lang w:val="en-US"/>
        </w:rPr>
        <w:t>The default processing is to print the complete list of samples.</w:t>
      </w:r>
    </w:p>
    <w:p w:rsidR="008C0481" w:rsidRDefault="008C0481" w:rsidP="00B62F99">
      <w:pPr>
        <w:keepNext/>
        <w:keepLines/>
        <w:rPr>
          <w:lang w:val="en-US"/>
        </w:rPr>
      </w:pPr>
    </w:p>
    <w:p w:rsidR="00F20E82" w:rsidRDefault="00F20E82" w:rsidP="00F20E82">
      <w:pPr>
        <w:keepNext/>
        <w:keepLines/>
        <w:rPr>
          <w:b/>
          <w:lang w:val="en-US"/>
        </w:rPr>
      </w:pPr>
      <w:r>
        <w:rPr>
          <w:b/>
          <w:lang w:val="en-US"/>
        </w:rPr>
        <w:t>Exercise 5</w:t>
      </w:r>
      <w:r w:rsidRPr="001D7947">
        <w:rPr>
          <w:b/>
          <w:lang w:val="en-US"/>
        </w:rPr>
        <w:t>:</w:t>
      </w:r>
    </w:p>
    <w:p w:rsidR="00F20E82" w:rsidRDefault="00406369" w:rsidP="00B62F99">
      <w:pPr>
        <w:keepNext/>
        <w:keepLines/>
        <w:rPr>
          <w:lang w:val="en-US"/>
        </w:rPr>
      </w:pPr>
      <w:r>
        <w:rPr>
          <w:lang w:val="en-US"/>
        </w:rPr>
        <w:t>Printing</w:t>
      </w:r>
      <w:r w:rsidR="003F4D61">
        <w:rPr>
          <w:lang w:val="en-US"/>
        </w:rPr>
        <w:t xml:space="preserve"> of the received samples should not be done </w:t>
      </w:r>
      <w:del w:id="9" w:author="Henrik Bitsch Kirk" w:date="2023-10-04T12:49:00Z">
        <w:r w:rsidR="003F4D61" w:rsidDel="00BD38C0">
          <w:rPr>
            <w:lang w:val="en-US"/>
          </w:rPr>
          <w:delText>in</w:delText>
        </w:r>
      </w:del>
      <w:ins w:id="10" w:author="Henrik Bitsch Kirk" w:date="2023-10-04T12:49:00Z">
        <w:r w:rsidR="00BD38C0">
          <w:rPr>
            <w:lang w:val="en-US"/>
          </w:rPr>
          <w:t>by</w:t>
        </w:r>
      </w:ins>
      <w:r w:rsidR="003F4D61">
        <w:rPr>
          <w:lang w:val="en-US"/>
        </w:rPr>
        <w:t xml:space="preserve"> the consumer. We want a separate </w:t>
      </w:r>
      <w:r w:rsidR="003F4D61" w:rsidRPr="003F4D61">
        <w:rPr>
          <w:b/>
          <w:lang w:val="en-US"/>
        </w:rPr>
        <w:t>Log</w:t>
      </w:r>
      <w:r w:rsidR="003F4D61">
        <w:rPr>
          <w:lang w:val="en-US"/>
        </w:rPr>
        <w:t xml:space="preserve"> class for that.</w:t>
      </w:r>
    </w:p>
    <w:p w:rsidR="003F4D61" w:rsidRDefault="003F4D61" w:rsidP="00B62F99">
      <w:pPr>
        <w:keepNext/>
        <w:keepLines/>
        <w:rPr>
          <w:lang w:val="en-US"/>
        </w:rPr>
      </w:pPr>
    </w:p>
    <w:p w:rsidR="003F4D61" w:rsidRDefault="003F4D61" w:rsidP="00B62F99">
      <w:pPr>
        <w:keepNext/>
        <w:keepLines/>
        <w:rPr>
          <w:lang w:val="en-US"/>
        </w:rPr>
      </w:pPr>
      <w:r>
        <w:rPr>
          <w:lang w:val="en-US"/>
        </w:rPr>
        <w:t xml:space="preserve">Use the </w:t>
      </w:r>
      <w:proofErr w:type="spellStart"/>
      <w:r>
        <w:rPr>
          <w:lang w:val="en-US"/>
        </w:rPr>
        <w:t>GoF</w:t>
      </w:r>
      <w:proofErr w:type="spellEnd"/>
      <w:r>
        <w:rPr>
          <w:lang w:val="en-US"/>
        </w:rPr>
        <w:t xml:space="preserve"> Observer pattern to decouple the </w:t>
      </w:r>
      <w:r w:rsidR="00406369">
        <w:rPr>
          <w:lang w:val="en-US"/>
        </w:rPr>
        <w:t xml:space="preserve">reception of </w:t>
      </w:r>
      <w:ins w:id="11" w:author="Henrik Bitsch Kirk" w:date="2023-10-04T12:49:00Z">
        <w:r w:rsidR="00BD38C0">
          <w:rPr>
            <w:lang w:val="en-US"/>
          </w:rPr>
          <w:t xml:space="preserve">the </w:t>
        </w:r>
      </w:ins>
      <w:r w:rsidR="00406369">
        <w:rPr>
          <w:lang w:val="en-US"/>
        </w:rPr>
        <w:t xml:space="preserve">sample from </w:t>
      </w:r>
      <w:ins w:id="12" w:author="Henrik Bitsch Kirk" w:date="2023-10-04T12:49:00Z">
        <w:r w:rsidR="00BD38C0">
          <w:rPr>
            <w:lang w:val="en-US"/>
          </w:rPr>
          <w:t xml:space="preserve">the </w:t>
        </w:r>
      </w:ins>
      <w:r w:rsidR="00406369">
        <w:rPr>
          <w:lang w:val="en-US"/>
        </w:rPr>
        <w:t xml:space="preserve">printing of samples. The Log class shall have the role of an </w:t>
      </w:r>
      <w:r w:rsidR="00406369" w:rsidRPr="00406369">
        <w:rPr>
          <w:i/>
          <w:lang w:val="en-US"/>
        </w:rPr>
        <w:t>Observer</w:t>
      </w:r>
      <w:r w:rsidR="00406369">
        <w:rPr>
          <w:lang w:val="en-US"/>
        </w:rPr>
        <w:t xml:space="preserve"> and the </w:t>
      </w:r>
      <w:proofErr w:type="spellStart"/>
      <w:r w:rsidR="00A056E0">
        <w:rPr>
          <w:lang w:val="en-US"/>
        </w:rPr>
        <w:t>ECGReadingConsumer</w:t>
      </w:r>
      <w:proofErr w:type="spellEnd"/>
      <w:r w:rsidR="00406369">
        <w:rPr>
          <w:lang w:val="en-US"/>
        </w:rPr>
        <w:t xml:space="preserve">, which receives data from the </w:t>
      </w:r>
      <w:proofErr w:type="spellStart"/>
      <w:r w:rsidR="00406369">
        <w:rPr>
          <w:lang w:val="en-US"/>
        </w:rPr>
        <w:t>BlockingCollection</w:t>
      </w:r>
      <w:proofErr w:type="spellEnd"/>
      <w:r w:rsidR="00406369">
        <w:rPr>
          <w:lang w:val="en-US"/>
        </w:rPr>
        <w:t xml:space="preserve">, shall have the role of a </w:t>
      </w:r>
      <w:r w:rsidR="00406369">
        <w:rPr>
          <w:i/>
          <w:lang w:val="en-US"/>
        </w:rPr>
        <w:t>S</w:t>
      </w:r>
      <w:r w:rsidR="00406369" w:rsidRPr="00406369">
        <w:rPr>
          <w:i/>
          <w:lang w:val="en-US"/>
        </w:rPr>
        <w:t>ubject</w:t>
      </w:r>
      <w:r w:rsidR="00406369">
        <w:rPr>
          <w:lang w:val="en-US"/>
        </w:rPr>
        <w:t>.</w:t>
      </w:r>
    </w:p>
    <w:p w:rsidR="00F20E82" w:rsidRDefault="00F20E82" w:rsidP="00B62F99">
      <w:pPr>
        <w:keepNext/>
        <w:keepLines/>
        <w:rPr>
          <w:lang w:val="en-US"/>
        </w:rPr>
      </w:pPr>
    </w:p>
    <w:p w:rsidR="00607368" w:rsidRDefault="00607368" w:rsidP="00607368">
      <w:pPr>
        <w:keepNext/>
        <w:keepLines/>
        <w:rPr>
          <w:b/>
          <w:lang w:val="en-US"/>
        </w:rPr>
      </w:pPr>
      <w:r>
        <w:rPr>
          <w:b/>
          <w:lang w:val="en-US"/>
        </w:rPr>
        <w:t>Exercise 6</w:t>
      </w:r>
      <w:r w:rsidRPr="001D7947">
        <w:rPr>
          <w:b/>
          <w:lang w:val="en-US"/>
        </w:rPr>
        <w:t>:</w:t>
      </w:r>
    </w:p>
    <w:p w:rsidR="00607368" w:rsidRDefault="00607368" w:rsidP="00B62F99">
      <w:pPr>
        <w:keepNext/>
        <w:keepLines/>
        <w:rPr>
          <w:lang w:val="en-US"/>
        </w:rPr>
      </w:pPr>
      <w:r>
        <w:rPr>
          <w:lang w:val="en-US"/>
        </w:rPr>
        <w:t xml:space="preserve">If you have not done so already, the </w:t>
      </w:r>
      <w:proofErr w:type="spellStart"/>
      <w:r>
        <w:rPr>
          <w:lang w:val="en-US"/>
        </w:rPr>
        <w:t>ECGContainer</w:t>
      </w:r>
      <w:proofErr w:type="spellEnd"/>
      <w:r>
        <w:rPr>
          <w:lang w:val="en-US"/>
        </w:rPr>
        <w:t xml:space="preserve"> </w:t>
      </w:r>
      <w:r w:rsidR="00A056E0">
        <w:rPr>
          <w:lang w:val="en-US"/>
        </w:rPr>
        <w:t xml:space="preserve">should also be decoupled from the </w:t>
      </w:r>
      <w:proofErr w:type="spellStart"/>
      <w:r w:rsidR="00A056E0">
        <w:rPr>
          <w:lang w:val="en-US"/>
        </w:rPr>
        <w:t>ECGReadingConsumer</w:t>
      </w:r>
      <w:proofErr w:type="spellEnd"/>
      <w:r w:rsidR="00A056E0">
        <w:rPr>
          <w:lang w:val="en-US"/>
        </w:rPr>
        <w:t xml:space="preserve">, by making it an Observer of the </w:t>
      </w:r>
      <w:proofErr w:type="spellStart"/>
      <w:r w:rsidR="00A056E0">
        <w:rPr>
          <w:lang w:val="en-US"/>
        </w:rPr>
        <w:t>ECGReadingConsumer</w:t>
      </w:r>
      <w:proofErr w:type="spellEnd"/>
      <w:r w:rsidR="00A056E0">
        <w:rPr>
          <w:lang w:val="en-US"/>
        </w:rPr>
        <w:t>.</w:t>
      </w:r>
    </w:p>
    <w:sectPr w:rsidR="00607368" w:rsidSect="00A6047C">
      <w:headerReference w:type="default" r:id="rId11"/>
      <w:footerReference w:type="default" r:id="rId12"/>
      <w:pgSz w:w="11906" w:h="16838"/>
      <w:pgMar w:top="1560" w:right="1134" w:bottom="851" w:left="1134" w:header="708" w:footer="2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84FD0" w:rsidRDefault="00E84FD0" w:rsidP="00F53479">
      <w:r>
        <w:separator/>
      </w:r>
    </w:p>
  </w:endnote>
  <w:endnote w:type="continuationSeparator" w:id="0">
    <w:p w:rsidR="00E84FD0" w:rsidRDefault="00E84FD0" w:rsidP="00F53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3D85"/>
        <w:sz w:val="16"/>
        <w:szCs w:val="16"/>
      </w:rPr>
      <w:id w:val="-402527994"/>
      <w:docPartObj>
        <w:docPartGallery w:val="Page Numbers (Bottom of Page)"/>
        <w:docPartUnique/>
      </w:docPartObj>
    </w:sdtPr>
    <w:sdtContent>
      <w:sdt>
        <w:sdtPr>
          <w:rPr>
            <w:color w:val="003D85"/>
            <w:sz w:val="16"/>
            <w:szCs w:val="16"/>
          </w:rPr>
          <w:id w:val="-1669238322"/>
          <w:docPartObj>
            <w:docPartGallery w:val="Page Numbers (Top of Page)"/>
            <w:docPartUnique/>
          </w:docPartObj>
        </w:sdtPr>
        <w:sdtContent>
          <w:p w:rsidR="00F53479" w:rsidRPr="00F53479" w:rsidRDefault="00F53479">
            <w:pPr>
              <w:pStyle w:val="Footer"/>
              <w:jc w:val="center"/>
              <w:rPr>
                <w:color w:val="003D85"/>
                <w:sz w:val="16"/>
                <w:szCs w:val="16"/>
              </w:rPr>
            </w:pPr>
            <w:r w:rsidRPr="00F53479">
              <w:rPr>
                <w:color w:val="003D85"/>
                <w:sz w:val="16"/>
                <w:szCs w:val="16"/>
              </w:rPr>
              <w:t xml:space="preserve">Page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PAGE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236C40">
              <w:rPr>
                <w:bCs/>
                <w:noProof/>
                <w:color w:val="003D85"/>
                <w:sz w:val="16"/>
                <w:szCs w:val="16"/>
              </w:rPr>
              <w:t>1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  <w:r w:rsidRPr="00F53479">
              <w:rPr>
                <w:color w:val="003D85"/>
                <w:sz w:val="16"/>
                <w:szCs w:val="16"/>
              </w:rPr>
              <w:t xml:space="preserve"> of 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begin"/>
            </w:r>
            <w:r w:rsidRPr="00F53479">
              <w:rPr>
                <w:bCs/>
                <w:color w:val="003D85"/>
                <w:sz w:val="16"/>
                <w:szCs w:val="16"/>
              </w:rPr>
              <w:instrText xml:space="preserve"> NUMPAGES  </w:instrTex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separate"/>
            </w:r>
            <w:r w:rsidR="00236C40">
              <w:rPr>
                <w:bCs/>
                <w:noProof/>
                <w:color w:val="003D85"/>
                <w:sz w:val="16"/>
                <w:szCs w:val="16"/>
              </w:rPr>
              <w:t>2</w:t>
            </w:r>
            <w:r w:rsidRPr="00F53479">
              <w:rPr>
                <w:bCs/>
                <w:color w:val="003D85"/>
                <w:sz w:val="16"/>
                <w:szCs w:val="16"/>
              </w:rPr>
              <w:fldChar w:fldCharType="end"/>
            </w:r>
          </w:p>
        </w:sdtContent>
      </w:sdt>
    </w:sdtContent>
  </w:sdt>
  <w:p w:rsidR="00F53479" w:rsidRPr="00F53479" w:rsidRDefault="00F53479">
    <w:pPr>
      <w:pStyle w:val="Footer"/>
      <w:rPr>
        <w:color w:val="003D8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84FD0" w:rsidRDefault="00E84FD0" w:rsidP="00F53479">
      <w:r>
        <w:separator/>
      </w:r>
    </w:p>
  </w:footnote>
  <w:footnote w:type="continuationSeparator" w:id="0">
    <w:p w:rsidR="00E84FD0" w:rsidRDefault="00E84FD0" w:rsidP="00F53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53479" w:rsidRPr="00F53479" w:rsidRDefault="001C552C" w:rsidP="00F53479">
    <w:pPr>
      <w:pStyle w:val="Header"/>
      <w:rPr>
        <w:color w:val="003D85"/>
        <w:sz w:val="16"/>
        <w:szCs w:val="16"/>
      </w:rPr>
    </w:pPr>
    <w:r>
      <w:rPr>
        <w:noProof/>
        <w:lang w:eastAsia="da-DK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-2540</wp:posOffset>
          </wp:positionH>
          <wp:positionV relativeFrom="paragraph">
            <wp:posOffset>-1270</wp:posOffset>
          </wp:positionV>
          <wp:extent cx="2206800" cy="414000"/>
          <wp:effectExtent l="0" t="0" r="3175" b="5715"/>
          <wp:wrapThrough wrapText="bothSides">
            <wp:wrapPolygon edited="0">
              <wp:start x="0" y="0"/>
              <wp:lineTo x="0" y="20903"/>
              <wp:lineTo x="21445" y="20903"/>
              <wp:lineTo x="21445" y="0"/>
              <wp:lineTo x="0" y="0"/>
            </wp:wrapPolygon>
          </wp:wrapThrough>
          <wp:docPr id="4" name="Picture 4" descr="http://www.iha.dk/Files/Billeder/logoer/au/au-ingenioerhoejskolen_d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iha.dk/Files/Billeder/logoer/au/au-ingenioerhoejskolen_da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6800" cy="41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53479">
      <w:rPr>
        <w:sz w:val="16"/>
        <w:szCs w:val="16"/>
      </w:rPr>
      <w:tab/>
    </w:r>
    <w:r w:rsidR="00FF4995">
      <w:rPr>
        <w:sz w:val="16"/>
        <w:szCs w:val="16"/>
      </w:rPr>
      <w:tab/>
    </w:r>
  </w:p>
  <w:p w:rsidR="00F53479" w:rsidRPr="00F53479" w:rsidRDefault="00B45E93">
    <w:pPr>
      <w:pStyle w:val="Header"/>
      <w:rPr>
        <w:sz w:val="16"/>
        <w:szCs w:val="16"/>
      </w:rPr>
    </w:pPr>
    <w:r w:rsidRPr="00F53479">
      <w:rPr>
        <w:noProof/>
        <w:sz w:val="16"/>
        <w:szCs w:val="16"/>
        <w:lang w:eastAsia="da-DK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7B56086" wp14:editId="1444BDAA">
              <wp:simplePos x="0" y="0"/>
              <wp:positionH relativeFrom="column">
                <wp:posOffset>-1905</wp:posOffset>
              </wp:positionH>
              <wp:positionV relativeFrom="paragraph">
                <wp:posOffset>329572</wp:posOffset>
              </wp:positionV>
              <wp:extent cx="6109090" cy="0"/>
              <wp:effectExtent l="0" t="0" r="2540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0909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003D8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32E998" id="Straight Connector 2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5pt,25.95pt" to="480.9pt,2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" strokecolor="#003d85" strokeweight=".25pt"/>
          </w:pict>
        </mc:Fallback>
      </mc:AlternateContent>
    </w:r>
    <w:r w:rsidR="00871AB7">
      <w:rPr>
        <w:color w:val="003D85"/>
        <w:sz w:val="16"/>
        <w:szCs w:val="16"/>
      </w:rPr>
      <w:tab/>
    </w:r>
    <w:r w:rsidR="00871AB7">
      <w:rPr>
        <w:color w:val="003D85"/>
        <w:sz w:val="16"/>
        <w:szCs w:val="16"/>
      </w:rPr>
      <w:tab/>
    </w:r>
    <w:r w:rsidR="00F53479" w:rsidRPr="00F53479">
      <w:rPr>
        <w:sz w:val="16"/>
        <w:szCs w:val="16"/>
      </w:rPr>
      <w:tab/>
    </w:r>
    <w:r w:rsidR="00F53479" w:rsidRPr="00F53479">
      <w:rPr>
        <w:sz w:val="16"/>
        <w:szCs w:val="1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FB2120"/>
    <w:multiLevelType w:val="hybridMultilevel"/>
    <w:tmpl w:val="D400B038"/>
    <w:lvl w:ilvl="0" w:tplc="096E02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A3485E"/>
    <w:multiLevelType w:val="multilevel"/>
    <w:tmpl w:val="5BDC9DF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3452A3E"/>
    <w:multiLevelType w:val="hybridMultilevel"/>
    <w:tmpl w:val="DB56F84A"/>
    <w:lvl w:ilvl="0" w:tplc="690A0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738718">
    <w:abstractNumId w:val="1"/>
  </w:num>
  <w:num w:numId="2" w16cid:durableId="1727146487">
    <w:abstractNumId w:val="1"/>
  </w:num>
  <w:num w:numId="3" w16cid:durableId="648361947">
    <w:abstractNumId w:val="1"/>
  </w:num>
  <w:num w:numId="4" w16cid:durableId="697972041">
    <w:abstractNumId w:val="1"/>
  </w:num>
  <w:num w:numId="5" w16cid:durableId="2134932368">
    <w:abstractNumId w:val="1"/>
  </w:num>
  <w:num w:numId="6" w16cid:durableId="1052383943">
    <w:abstractNumId w:val="1"/>
  </w:num>
  <w:num w:numId="7" w16cid:durableId="586768836">
    <w:abstractNumId w:val="1"/>
  </w:num>
  <w:num w:numId="8" w16cid:durableId="1479684951">
    <w:abstractNumId w:val="1"/>
  </w:num>
  <w:num w:numId="9" w16cid:durableId="1326015725">
    <w:abstractNumId w:val="1"/>
  </w:num>
  <w:num w:numId="10" w16cid:durableId="1767112961">
    <w:abstractNumId w:val="1"/>
  </w:num>
  <w:num w:numId="11" w16cid:durableId="440809019">
    <w:abstractNumId w:val="1"/>
  </w:num>
  <w:num w:numId="12" w16cid:durableId="1681734675">
    <w:abstractNumId w:val="1"/>
  </w:num>
  <w:num w:numId="13" w16cid:durableId="20784009">
    <w:abstractNumId w:val="0"/>
  </w:num>
  <w:num w:numId="14" w16cid:durableId="66933633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nrik Bitsch Kirk">
    <w15:presenceInfo w15:providerId="AD" w15:userId="S::au181645@uni.au.dk::23ebcc57-2a98-4644-80e8-4cc3811916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trackRevisions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186"/>
    <w:rsid w:val="00023AD9"/>
    <w:rsid w:val="000262FD"/>
    <w:rsid w:val="00035363"/>
    <w:rsid w:val="00073ADC"/>
    <w:rsid w:val="000764AC"/>
    <w:rsid w:val="00115B82"/>
    <w:rsid w:val="00121FD4"/>
    <w:rsid w:val="00142702"/>
    <w:rsid w:val="00144368"/>
    <w:rsid w:val="00195E2E"/>
    <w:rsid w:val="001C552C"/>
    <w:rsid w:val="001C73B0"/>
    <w:rsid w:val="001D5DA3"/>
    <w:rsid w:val="001D7947"/>
    <w:rsid w:val="001E0C63"/>
    <w:rsid w:val="002168B3"/>
    <w:rsid w:val="002255D2"/>
    <w:rsid w:val="0023286A"/>
    <w:rsid w:val="00236C40"/>
    <w:rsid w:val="00292ACD"/>
    <w:rsid w:val="002A695D"/>
    <w:rsid w:val="002B23B1"/>
    <w:rsid w:val="002B2485"/>
    <w:rsid w:val="002C2FA5"/>
    <w:rsid w:val="002E4AD6"/>
    <w:rsid w:val="00301E2E"/>
    <w:rsid w:val="003145D6"/>
    <w:rsid w:val="00352FA2"/>
    <w:rsid w:val="00370FD2"/>
    <w:rsid w:val="00374E98"/>
    <w:rsid w:val="00390007"/>
    <w:rsid w:val="00396A59"/>
    <w:rsid w:val="00397F16"/>
    <w:rsid w:val="003D40DB"/>
    <w:rsid w:val="003F4D61"/>
    <w:rsid w:val="00406369"/>
    <w:rsid w:val="00446610"/>
    <w:rsid w:val="00450E4C"/>
    <w:rsid w:val="00475A78"/>
    <w:rsid w:val="00475D77"/>
    <w:rsid w:val="00477465"/>
    <w:rsid w:val="004C052D"/>
    <w:rsid w:val="004E3A23"/>
    <w:rsid w:val="00543D5C"/>
    <w:rsid w:val="00566AFD"/>
    <w:rsid w:val="0057490F"/>
    <w:rsid w:val="005761DE"/>
    <w:rsid w:val="005C16A6"/>
    <w:rsid w:val="005F0F45"/>
    <w:rsid w:val="00607368"/>
    <w:rsid w:val="0061627B"/>
    <w:rsid w:val="00617338"/>
    <w:rsid w:val="00635DC3"/>
    <w:rsid w:val="00635DEA"/>
    <w:rsid w:val="00664370"/>
    <w:rsid w:val="006756E6"/>
    <w:rsid w:val="006852DA"/>
    <w:rsid w:val="0069097D"/>
    <w:rsid w:val="006A5C99"/>
    <w:rsid w:val="00712B1D"/>
    <w:rsid w:val="007171EE"/>
    <w:rsid w:val="00723C5C"/>
    <w:rsid w:val="00734C46"/>
    <w:rsid w:val="00792580"/>
    <w:rsid w:val="007B49F2"/>
    <w:rsid w:val="007C0128"/>
    <w:rsid w:val="007D11FB"/>
    <w:rsid w:val="007F46A0"/>
    <w:rsid w:val="007F7A57"/>
    <w:rsid w:val="00803237"/>
    <w:rsid w:val="0081101A"/>
    <w:rsid w:val="00843AF1"/>
    <w:rsid w:val="0084475E"/>
    <w:rsid w:val="00854CC3"/>
    <w:rsid w:val="00864AAA"/>
    <w:rsid w:val="00871AB7"/>
    <w:rsid w:val="008B31FB"/>
    <w:rsid w:val="008C0481"/>
    <w:rsid w:val="008C27AA"/>
    <w:rsid w:val="00923FE1"/>
    <w:rsid w:val="009351C0"/>
    <w:rsid w:val="009669F7"/>
    <w:rsid w:val="00973254"/>
    <w:rsid w:val="009918C4"/>
    <w:rsid w:val="009A2D3D"/>
    <w:rsid w:val="009B12F5"/>
    <w:rsid w:val="009D094C"/>
    <w:rsid w:val="00A056E0"/>
    <w:rsid w:val="00A31650"/>
    <w:rsid w:val="00A56C29"/>
    <w:rsid w:val="00A6047C"/>
    <w:rsid w:val="00A91193"/>
    <w:rsid w:val="00AA0A69"/>
    <w:rsid w:val="00AD23E2"/>
    <w:rsid w:val="00B32052"/>
    <w:rsid w:val="00B45E93"/>
    <w:rsid w:val="00B55697"/>
    <w:rsid w:val="00B62F99"/>
    <w:rsid w:val="00B665B2"/>
    <w:rsid w:val="00BA3E07"/>
    <w:rsid w:val="00BA44FF"/>
    <w:rsid w:val="00BD38C0"/>
    <w:rsid w:val="00BD6D51"/>
    <w:rsid w:val="00BD6F38"/>
    <w:rsid w:val="00C56ED7"/>
    <w:rsid w:val="00C60FAC"/>
    <w:rsid w:val="00C8039B"/>
    <w:rsid w:val="00C8716B"/>
    <w:rsid w:val="00CA0350"/>
    <w:rsid w:val="00D01337"/>
    <w:rsid w:val="00D26613"/>
    <w:rsid w:val="00D34C16"/>
    <w:rsid w:val="00D47566"/>
    <w:rsid w:val="00D66807"/>
    <w:rsid w:val="00D9436C"/>
    <w:rsid w:val="00E3466B"/>
    <w:rsid w:val="00E660D7"/>
    <w:rsid w:val="00E84FD0"/>
    <w:rsid w:val="00EC7B82"/>
    <w:rsid w:val="00EE673D"/>
    <w:rsid w:val="00F2005B"/>
    <w:rsid w:val="00F20E82"/>
    <w:rsid w:val="00F24CA8"/>
    <w:rsid w:val="00F474B2"/>
    <w:rsid w:val="00F53479"/>
    <w:rsid w:val="00F831BA"/>
    <w:rsid w:val="00F841FD"/>
    <w:rsid w:val="00F93186"/>
    <w:rsid w:val="00FD04A4"/>
    <w:rsid w:val="00FF33CA"/>
    <w:rsid w:val="00FF4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9A21564"/>
  <w15:chartTrackingRefBased/>
  <w15:docId w15:val="{8C301537-5C5C-48C4-9C86-D96B2FFCE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1C0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D5C"/>
    <w:pPr>
      <w:keepNext/>
      <w:keepLines/>
      <w:numPr>
        <w:numId w:val="11"/>
      </w:numPr>
      <w:spacing w:before="240"/>
      <w:ind w:left="431" w:hanging="431"/>
      <w:outlineLvl w:val="0"/>
    </w:pPr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D5C"/>
    <w:pPr>
      <w:keepNext/>
      <w:keepLines/>
      <w:numPr>
        <w:ilvl w:val="1"/>
        <w:numId w:val="12"/>
      </w:numPr>
      <w:spacing w:before="200"/>
      <w:outlineLvl w:val="1"/>
    </w:pPr>
    <w:rPr>
      <w:rFonts w:ascii="Calibri Light" w:eastAsiaTheme="majorEastAsia" w:hAnsi="Calibri Light" w:cstheme="majorBidi"/>
      <w:b/>
      <w:bCs/>
      <w:color w:val="003D8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D5C"/>
    <w:pPr>
      <w:keepNext/>
      <w:keepLines/>
      <w:numPr>
        <w:ilvl w:val="2"/>
        <w:numId w:val="12"/>
      </w:numPr>
      <w:spacing w:before="200"/>
      <w:outlineLvl w:val="2"/>
    </w:pPr>
    <w:rPr>
      <w:rFonts w:ascii="Calibri Light" w:eastAsiaTheme="majorEastAsia" w:hAnsi="Calibri Light" w:cstheme="majorBidi"/>
      <w:b/>
      <w:bCs/>
      <w:color w:val="003D8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3D5C"/>
    <w:pPr>
      <w:keepNext/>
      <w:keepLines/>
      <w:numPr>
        <w:ilvl w:val="3"/>
        <w:numId w:val="12"/>
      </w:numPr>
      <w:spacing w:before="200"/>
      <w:outlineLvl w:val="3"/>
    </w:pPr>
    <w:rPr>
      <w:rFonts w:ascii="Calibri Light" w:eastAsiaTheme="majorEastAsia" w:hAnsi="Calibri Light" w:cstheme="majorBidi"/>
      <w:b/>
      <w:bCs/>
      <w:iCs/>
      <w:color w:val="1F497D" w:themeColor="text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43D5C"/>
    <w:pPr>
      <w:keepNext/>
      <w:keepLines/>
      <w:numPr>
        <w:ilvl w:val="4"/>
        <w:numId w:val="12"/>
      </w:numPr>
      <w:spacing w:before="200"/>
      <w:outlineLvl w:val="4"/>
    </w:pPr>
    <w:rPr>
      <w:rFonts w:ascii="Calibri Light" w:eastAsiaTheme="majorEastAsia" w:hAnsi="Calibri Light" w:cstheme="majorBidi"/>
      <w:b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5C"/>
    <w:rPr>
      <w:rFonts w:ascii="Calibri Light" w:eastAsiaTheme="majorEastAsia" w:hAnsi="Calibri Light" w:cstheme="majorBidi"/>
      <w:b/>
      <w:bCs/>
      <w:color w:val="003D85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3D5C"/>
    <w:rPr>
      <w:rFonts w:ascii="Calibri Light" w:eastAsiaTheme="majorEastAsia" w:hAnsi="Calibri Light" w:cstheme="majorBidi"/>
      <w:b/>
      <w:bCs/>
      <w:color w:val="003D85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rsid w:val="00543D5C"/>
    <w:rPr>
      <w:rFonts w:ascii="Calibri Light" w:eastAsiaTheme="majorEastAsia" w:hAnsi="Calibri Light" w:cstheme="majorBidi"/>
      <w:b/>
      <w:bCs/>
      <w:iCs/>
      <w:color w:val="1F497D" w:themeColor="text2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43D5C"/>
    <w:rPr>
      <w:rFonts w:ascii="Calibri Light" w:eastAsiaTheme="majorEastAsia" w:hAnsi="Calibri Light" w:cstheme="majorBidi"/>
      <w:b/>
      <w:color w:val="1F497D" w:themeColor="text2"/>
      <w:sz w:val="20"/>
    </w:rPr>
  </w:style>
  <w:style w:type="paragraph" w:customStyle="1" w:styleId="Code">
    <w:name w:val="Code"/>
    <w:basedOn w:val="Normal"/>
    <w:link w:val="CodeChar"/>
    <w:qFormat/>
    <w:rsid w:val="00803237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</w:pPr>
    <w:rPr>
      <w:rFonts w:ascii="Consolas" w:hAnsi="Consolas" w:cs="Courier New"/>
      <w:sz w:val="18"/>
      <w:szCs w:val="20"/>
    </w:rPr>
  </w:style>
  <w:style w:type="character" w:customStyle="1" w:styleId="CodeChar">
    <w:name w:val="Code Char"/>
    <w:basedOn w:val="DefaultParagraphFont"/>
    <w:link w:val="Code"/>
    <w:rsid w:val="00803237"/>
    <w:rPr>
      <w:rFonts w:ascii="Consolas" w:hAnsi="Consolas" w:cs="Courier New"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347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F53479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3479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34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3479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C60FAC"/>
    <w:pPr>
      <w:spacing w:after="200"/>
    </w:pPr>
    <w:rPr>
      <w:bCs/>
      <w:i/>
      <w:color w:val="4F81BD" w:themeColor="accent1"/>
      <w:sz w:val="16"/>
      <w:szCs w:val="18"/>
    </w:rPr>
  </w:style>
  <w:style w:type="paragraph" w:styleId="ListParagraph">
    <w:name w:val="List Paragraph"/>
    <w:basedOn w:val="Normal"/>
    <w:uiPriority w:val="34"/>
    <w:qFormat/>
    <w:rsid w:val="00B556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ACD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292ACD"/>
  </w:style>
  <w:style w:type="paragraph" w:styleId="Revision">
    <w:name w:val="Revision"/>
    <w:hidden/>
    <w:uiPriority w:val="99"/>
    <w:semiHidden/>
    <w:rsid w:val="00BD38C0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lectrocardiography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Troels Fedder Jensen</dc:creator>
  <cp:keywords/>
  <dc:description/>
  <cp:lastModifiedBy>Henrik Bitsch Kirk</cp:lastModifiedBy>
  <cp:revision>15</cp:revision>
  <cp:lastPrinted>2023-08-22T13:14:00Z</cp:lastPrinted>
  <dcterms:created xsi:type="dcterms:W3CDTF">2023-08-22T13:14:00Z</dcterms:created>
  <dcterms:modified xsi:type="dcterms:W3CDTF">2023-10-04T10:51:00Z</dcterms:modified>
</cp:coreProperties>
</file>